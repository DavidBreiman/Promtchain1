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E3DAE" w14:textId="23B42559" w:rsidR="00015CCB" w:rsidRPr="00B80243" w:rsidRDefault="00521ED5" w:rsidP="00521ED5">
      <w:pPr>
        <w:pStyle w:val="1"/>
      </w:pPr>
      <w:r w:rsidRPr="00B80243">
        <w:t>Бати ле-</w:t>
      </w:r>
      <w:proofErr w:type="spellStart"/>
      <w:r w:rsidRPr="00B80243">
        <w:t>гани</w:t>
      </w:r>
      <w:proofErr w:type="spellEnd"/>
      <w:r w:rsidRPr="00B80243">
        <w:t>, 5726-1</w:t>
      </w:r>
    </w:p>
    <w:p w14:paraId="51097A35" w14:textId="7D5F7BDF" w:rsidR="00521ED5" w:rsidRPr="00B80243" w:rsidRDefault="00521ED5" w:rsidP="00521ED5">
      <w:r w:rsidRPr="00B80243">
        <w:t>С Б-</w:t>
      </w:r>
      <w:proofErr w:type="spellStart"/>
      <w:r w:rsidR="00A712CC" w:rsidRPr="00B80243">
        <w:t>жьей</w:t>
      </w:r>
      <w:proofErr w:type="spellEnd"/>
      <w:r w:rsidR="00A712CC" w:rsidRPr="00B80243">
        <w:t xml:space="preserve"> помощь</w:t>
      </w:r>
      <w:r w:rsidR="00CF759F" w:rsidRPr="00B80243">
        <w:t>ю</w:t>
      </w:r>
    </w:p>
    <w:p w14:paraId="532007A2" w14:textId="125D2306" w:rsidR="00D42C19" w:rsidRPr="00B80243" w:rsidRDefault="00604F9D" w:rsidP="00521ED5">
      <w:r w:rsidRPr="00B80243">
        <w:t>10 швата 5726 (1966) года</w:t>
      </w:r>
    </w:p>
    <w:p w14:paraId="1A15590D" w14:textId="44A45FBD" w:rsidR="00604F9D" w:rsidRPr="00B80243" w:rsidRDefault="00604F9D" w:rsidP="00521ED5">
      <w:r w:rsidRPr="00B80243">
        <w:t>Запись слушателей</w:t>
      </w:r>
    </w:p>
    <w:p w14:paraId="70F9A408" w14:textId="3416C6F6" w:rsidR="00D056E3" w:rsidRPr="00B80243" w:rsidRDefault="00D056E3" w:rsidP="00521ED5"/>
    <w:p w14:paraId="664BC890" w14:textId="5132DD7E" w:rsidR="00A77C62" w:rsidRPr="00B80243" w:rsidRDefault="001E0642" w:rsidP="00521ED5">
      <w:r w:rsidRPr="00B80243">
        <w:t xml:space="preserve">Факсимиле списка источников к этому </w:t>
      </w:r>
      <w:proofErr w:type="spellStart"/>
      <w:r w:rsidRPr="00B80243">
        <w:t>маамару</w:t>
      </w:r>
      <w:proofErr w:type="spellEnd"/>
      <w:r w:rsidRPr="00B80243">
        <w:t>, сделанный рукой Ребе</w:t>
      </w:r>
      <w:r w:rsidR="00BC3C19" w:rsidRPr="00B80243">
        <w:t xml:space="preserve"> (размер изменен). </w:t>
      </w:r>
      <w:r w:rsidRPr="00B80243">
        <w:t xml:space="preserve"> </w:t>
      </w:r>
    </w:p>
    <w:p w14:paraId="2491134B" w14:textId="5C48883C" w:rsidR="00CF759F" w:rsidRPr="00B80243" w:rsidRDefault="00CF759F" w:rsidP="00521ED5"/>
    <w:p w14:paraId="659F3BBD" w14:textId="75285889" w:rsidR="00EF4DC6" w:rsidRPr="00B80243" w:rsidRDefault="00EF4DC6" w:rsidP="00521ED5">
      <w:r w:rsidRPr="00B80243">
        <w:rPr>
          <w:noProof/>
        </w:rPr>
        <w:drawing>
          <wp:inline distT="0" distB="0" distL="0" distR="0" wp14:anchorId="27D9873E" wp14:editId="6174381C">
            <wp:extent cx="3760013" cy="606418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5212" cy="6088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6D8C2" w14:textId="1EAFA474" w:rsidR="00521ED5" w:rsidRPr="00B80243" w:rsidRDefault="00521ED5"/>
    <w:p w14:paraId="5344A68C" w14:textId="1DA4F76A" w:rsidR="00EF4DC6" w:rsidRPr="00B80243" w:rsidRDefault="00EF4DC6" w:rsidP="00EF4DC6">
      <w:pPr>
        <w:pStyle w:val="2"/>
      </w:pPr>
      <w:r w:rsidRPr="00B80243">
        <w:lastRenderedPageBreak/>
        <w:t>Глава 1</w:t>
      </w:r>
    </w:p>
    <w:p w14:paraId="0B851DB5" w14:textId="5F3A108A" w:rsidR="004E71D3" w:rsidRPr="00B80243" w:rsidRDefault="004E71D3" w:rsidP="00EF4DC6">
      <w:r w:rsidRPr="00B80243">
        <w:t xml:space="preserve">Сказано: </w:t>
      </w:r>
      <w:r w:rsidR="00EF4DC6" w:rsidRPr="00B80243">
        <w:t>«Пришел я в сад мой, сестра моя, невеста»</w:t>
      </w:r>
      <w:r w:rsidR="00BD7B9C" w:rsidRPr="00B80243">
        <w:rPr>
          <w:rStyle w:val="af1"/>
        </w:rPr>
        <w:footnoteReference w:id="1"/>
      </w:r>
      <w:r w:rsidR="00EF4DC6" w:rsidRPr="00B80243">
        <w:t>.</w:t>
      </w:r>
      <w:r w:rsidR="006757B3" w:rsidRPr="00B80243">
        <w:t xml:space="preserve"> </w:t>
      </w:r>
    </w:p>
    <w:p w14:paraId="1AFA441F" w14:textId="7D56420F" w:rsidR="004631E0" w:rsidRPr="00B80243" w:rsidRDefault="006757B3" w:rsidP="00EF4DC6">
      <w:r w:rsidRPr="00B80243">
        <w:t>Рабби Йосеф-</w:t>
      </w:r>
      <w:r w:rsidR="00BC3C19" w:rsidRPr="00B80243">
        <w:t>Ицхак, день</w:t>
      </w:r>
      <w:r w:rsidR="00D45712" w:rsidRPr="00B80243">
        <w:t xml:space="preserve"> </w:t>
      </w:r>
      <w:r w:rsidR="000C29E7" w:rsidRPr="00B80243">
        <w:t xml:space="preserve">ухода из мира </w:t>
      </w:r>
      <w:r w:rsidR="00567AD8" w:rsidRPr="00B80243">
        <w:t xml:space="preserve">которого мы празднуем </w:t>
      </w:r>
      <w:r w:rsidR="008D1202" w:rsidRPr="00B80243">
        <w:t>сегодня</w:t>
      </w:r>
      <w:r w:rsidRPr="00B80243">
        <w:t xml:space="preserve">, </w:t>
      </w:r>
      <w:r w:rsidR="008D1202" w:rsidRPr="00B80243">
        <w:t xml:space="preserve">в </w:t>
      </w:r>
      <w:proofErr w:type="spellStart"/>
      <w:r w:rsidR="008D1202" w:rsidRPr="00B80243">
        <w:t>маамаре</w:t>
      </w:r>
      <w:proofErr w:type="spellEnd"/>
      <w:r w:rsidR="008D1202" w:rsidRPr="00B80243">
        <w:t xml:space="preserve">, </w:t>
      </w:r>
      <w:del w:id="0" w:author="Alina Pozin" w:date="2025-02-25T13:16:00Z" w16du:dateUtc="2025-02-25T11:16:00Z">
        <w:r w:rsidR="005A1238" w:rsidRPr="00B80243" w:rsidDel="00D87EE7">
          <w:delText xml:space="preserve">который он сам </w:delText>
        </w:r>
        <w:r w:rsidR="004D13FF" w:rsidRPr="00B80243" w:rsidDel="00D87EE7">
          <w:delText>посвя</w:delText>
        </w:r>
        <w:r w:rsidR="005A1238" w:rsidRPr="00B80243" w:rsidDel="00D87EE7">
          <w:delText>тил</w:delText>
        </w:r>
      </w:del>
      <w:ins w:id="1" w:author="Alina Pozin" w:date="2025-02-25T13:16:00Z" w16du:dateUtc="2025-02-25T11:16:00Z">
        <w:r w:rsidR="00D87EE7">
          <w:t>посвященном</w:t>
        </w:r>
      </w:ins>
      <w:r w:rsidR="005A1238" w:rsidRPr="00B80243">
        <w:t xml:space="preserve"> </w:t>
      </w:r>
      <w:r w:rsidR="008D1202" w:rsidRPr="00B80243">
        <w:t>этому дню</w:t>
      </w:r>
      <w:r w:rsidR="00276D82" w:rsidRPr="00B80243">
        <w:rPr>
          <w:rStyle w:val="af1"/>
        </w:rPr>
        <w:footnoteReference w:id="2"/>
      </w:r>
      <w:r w:rsidR="008D1202" w:rsidRPr="00B80243">
        <w:t xml:space="preserve">, </w:t>
      </w:r>
      <w:r w:rsidR="00AD3267" w:rsidRPr="00B80243">
        <w:t>приводит слова Мидраша</w:t>
      </w:r>
      <w:del w:id="2" w:author="Alina Pozin" w:date="2025-02-25T13:17:00Z" w16du:dateUtc="2025-02-25T11:17:00Z">
        <w:r w:rsidR="00276D82" w:rsidRPr="00B80243" w:rsidDel="00D87EE7">
          <w:rPr>
            <w:rStyle w:val="af1"/>
          </w:rPr>
          <w:footnoteReference w:id="3"/>
        </w:r>
      </w:del>
      <w:r w:rsidR="00AD3267" w:rsidRPr="00B80243">
        <w:t xml:space="preserve">: </w:t>
      </w:r>
      <w:ins w:id="5" w:author="Alina Pozin" w:date="2025-02-25T13:16:00Z" w16du:dateUtc="2025-02-25T11:16:00Z">
        <w:r w:rsidR="00D87EE7">
          <w:t>«</w:t>
        </w:r>
      </w:ins>
      <w:del w:id="6" w:author="Alina Pozin" w:date="2025-02-25T13:17:00Z" w16du:dateUtc="2025-02-25T11:17:00Z">
        <w:r w:rsidR="00276D82" w:rsidRPr="00B80243" w:rsidDel="00D87EE7">
          <w:delText xml:space="preserve">в </w:delText>
        </w:r>
      </w:del>
      <w:ins w:id="7" w:author="Alina Pozin" w:date="2025-02-25T13:17:00Z" w16du:dateUtc="2025-02-25T11:17:00Z">
        <w:r w:rsidR="00D87EE7">
          <w:t>В</w:t>
        </w:r>
        <w:r w:rsidR="00D87EE7" w:rsidRPr="00B80243">
          <w:t xml:space="preserve"> </w:t>
        </w:r>
      </w:ins>
      <w:r w:rsidR="00276D82" w:rsidRPr="00B80243">
        <w:t>сад мой ‒ в Мой брачный покой, в место Моего главного раскрытия</w:t>
      </w:r>
      <w:ins w:id="8" w:author="Alina Pozin" w:date="2025-02-25T13:17:00Z" w16du:dateUtc="2025-02-25T11:17:00Z">
        <w:r w:rsidR="00D87EE7">
          <w:t>»</w:t>
        </w:r>
        <w:r w:rsidR="00D87EE7" w:rsidRPr="00B80243">
          <w:rPr>
            <w:rStyle w:val="af1"/>
          </w:rPr>
          <w:footnoteReference w:id="4"/>
        </w:r>
      </w:ins>
      <w:r w:rsidR="00276D82" w:rsidRPr="00B80243">
        <w:t xml:space="preserve">. </w:t>
      </w:r>
    </w:p>
    <w:p w14:paraId="5C046BBB" w14:textId="34034DA1" w:rsidR="00EA77C5" w:rsidRPr="00B80243" w:rsidRDefault="00F93EB3" w:rsidP="00EF4DC6">
      <w:r w:rsidRPr="00B80243">
        <w:t xml:space="preserve">Ведь </w:t>
      </w:r>
      <w:ins w:id="11" w:author="Alina Pozin" w:date="2025-02-25T13:17:00Z" w16du:dateUtc="2025-02-25T11:17:00Z">
        <w:r w:rsidR="00D87EE7">
          <w:t xml:space="preserve">с </w:t>
        </w:r>
      </w:ins>
      <w:r w:rsidR="004631E0" w:rsidRPr="00B80243">
        <w:t xml:space="preserve">самого начала </w:t>
      </w:r>
      <w:proofErr w:type="spellStart"/>
      <w:r w:rsidRPr="00B80243">
        <w:t>Шхина</w:t>
      </w:r>
      <w:proofErr w:type="spellEnd"/>
      <w:r w:rsidRPr="00B80243">
        <w:t xml:space="preserve"> </w:t>
      </w:r>
      <w:r w:rsidR="005A1238" w:rsidRPr="00B80243">
        <w:t>(</w:t>
      </w:r>
      <w:del w:id="12" w:author="Alina Pozin" w:date="2025-02-25T13:17:00Z" w16du:dateUtc="2025-02-25T11:17:00Z">
        <w:r w:rsidR="005A1238" w:rsidRPr="00B80243" w:rsidDel="00D87EE7">
          <w:delText xml:space="preserve">- </w:delText>
        </w:r>
      </w:del>
      <w:r w:rsidR="005A1238" w:rsidRPr="00B80243">
        <w:t>Б-</w:t>
      </w:r>
      <w:proofErr w:type="spellStart"/>
      <w:r w:rsidR="005A1238" w:rsidRPr="00B80243">
        <w:t>жественное</w:t>
      </w:r>
      <w:proofErr w:type="spellEnd"/>
      <w:r w:rsidR="005A1238" w:rsidRPr="00B80243">
        <w:t xml:space="preserve"> присутствие) </w:t>
      </w:r>
      <w:r w:rsidRPr="00B80243">
        <w:t xml:space="preserve">была </w:t>
      </w:r>
      <w:r w:rsidR="004631E0" w:rsidRPr="00B80243">
        <w:t xml:space="preserve">полностью </w:t>
      </w:r>
      <w:r w:rsidRPr="00B80243">
        <w:t>раскрыта в нижнем мире</w:t>
      </w:r>
      <w:r w:rsidR="00242EE1" w:rsidRPr="00B80243">
        <w:t>.</w:t>
      </w:r>
      <w:r w:rsidR="00A67B73" w:rsidRPr="00B80243">
        <w:t xml:space="preserve"> </w:t>
      </w:r>
      <w:r w:rsidR="00242EE1" w:rsidRPr="00B80243">
        <w:t>Т</w:t>
      </w:r>
      <w:r w:rsidR="00A67B73" w:rsidRPr="00B80243">
        <w:t xml:space="preserve">олько </w:t>
      </w:r>
      <w:r w:rsidR="00C848B2" w:rsidRPr="00B80243">
        <w:t xml:space="preserve">потом </w:t>
      </w:r>
      <w:r w:rsidR="00A67B73" w:rsidRPr="00B80243">
        <w:t>посредством грех</w:t>
      </w:r>
      <w:r w:rsidR="00242EE1" w:rsidRPr="00B80243">
        <w:t>а</w:t>
      </w:r>
      <w:r w:rsidR="001E7114" w:rsidRPr="00B80243">
        <w:t xml:space="preserve"> </w:t>
      </w:r>
      <w:r w:rsidR="00A67B73" w:rsidRPr="00B80243">
        <w:t>д</w:t>
      </w:r>
      <w:del w:id="13" w:author="Alina Pozin" w:date="2025-02-25T13:18:00Z" w16du:dateUtc="2025-02-25T11:18:00Z">
        <w:r w:rsidR="00A67B73" w:rsidRPr="00B80243" w:rsidDel="00D87EE7">
          <w:delText>е</w:delText>
        </w:r>
      </w:del>
      <w:r w:rsidR="00A67B73" w:rsidRPr="00B80243">
        <w:t xml:space="preserve">рева познания и последующих </w:t>
      </w:r>
      <w:r w:rsidR="00242EE1" w:rsidRPr="00B80243">
        <w:t xml:space="preserve">грехов </w:t>
      </w:r>
      <w:r w:rsidR="00B608EE" w:rsidRPr="00B80243">
        <w:t xml:space="preserve">люди </w:t>
      </w:r>
      <w:r w:rsidR="00A67B73" w:rsidRPr="00B80243">
        <w:t xml:space="preserve">устранили </w:t>
      </w:r>
      <w:r w:rsidR="00C848B2" w:rsidRPr="00B80243">
        <w:t xml:space="preserve">Ее </w:t>
      </w:r>
      <w:r w:rsidR="00A67B73" w:rsidRPr="00B80243">
        <w:t xml:space="preserve">из нижнего мира </w:t>
      </w:r>
      <w:r w:rsidR="0041611A" w:rsidRPr="00B80243">
        <w:t>на первое небо, потом на второе,</w:t>
      </w:r>
      <w:r w:rsidR="00242EE1" w:rsidRPr="00B80243">
        <w:t xml:space="preserve"> и так далее, и</w:t>
      </w:r>
      <w:r w:rsidR="0041611A" w:rsidRPr="00B80243">
        <w:t xml:space="preserve"> </w:t>
      </w:r>
      <w:r w:rsidR="00B608EE" w:rsidRPr="00B80243">
        <w:t xml:space="preserve">в </w:t>
      </w:r>
      <w:r w:rsidR="001834C7" w:rsidRPr="00B80243">
        <w:t>результате</w:t>
      </w:r>
      <w:r w:rsidR="001E7114" w:rsidRPr="00B80243">
        <w:t xml:space="preserve"> Она </w:t>
      </w:r>
      <w:r w:rsidR="006577D4" w:rsidRPr="00B80243">
        <w:t>оказалась на</w:t>
      </w:r>
      <w:r w:rsidR="0041611A" w:rsidRPr="00B80243">
        <w:t xml:space="preserve"> седьмо</w:t>
      </w:r>
      <w:r w:rsidR="001E7114" w:rsidRPr="00B80243">
        <w:t>м неб</w:t>
      </w:r>
      <w:r w:rsidR="0041611A" w:rsidRPr="00B80243">
        <w:t xml:space="preserve">е. </w:t>
      </w:r>
    </w:p>
    <w:p w14:paraId="42823521" w14:textId="7803C617" w:rsidR="00EF4DC6" w:rsidRPr="00B80243" w:rsidRDefault="00EA77C5" w:rsidP="000B598F">
      <w:r w:rsidRPr="00B80243">
        <w:t>По</w:t>
      </w:r>
      <w:r w:rsidR="002E44AF" w:rsidRPr="00B80243">
        <w:t xml:space="preserve">том </w:t>
      </w:r>
      <w:r w:rsidR="00E45C6C" w:rsidRPr="00B80243">
        <w:t>началась работа по возвращению</w:t>
      </w:r>
      <w:r w:rsidR="00543DB7" w:rsidRPr="00B80243">
        <w:t xml:space="preserve"> </w:t>
      </w:r>
      <w:proofErr w:type="spellStart"/>
      <w:r w:rsidR="00543DB7" w:rsidRPr="00B80243">
        <w:t>Шхины</w:t>
      </w:r>
      <w:proofErr w:type="spellEnd"/>
      <w:r w:rsidR="00543DB7" w:rsidRPr="00B80243">
        <w:t xml:space="preserve"> обратно на землю. </w:t>
      </w:r>
      <w:proofErr w:type="spellStart"/>
      <w:r w:rsidR="00E45C6C" w:rsidRPr="00B80243">
        <w:t>Авраѓам</w:t>
      </w:r>
      <w:proofErr w:type="spellEnd"/>
      <w:r w:rsidR="00E45C6C" w:rsidRPr="00B80243">
        <w:t xml:space="preserve"> спустил </w:t>
      </w:r>
      <w:r w:rsidR="00543DB7" w:rsidRPr="00B80243">
        <w:t xml:space="preserve">Ее </w:t>
      </w:r>
      <w:r w:rsidR="00E45C6C" w:rsidRPr="00B80243">
        <w:t>с седьмого неба на шестое, и так далее</w:t>
      </w:r>
      <w:r w:rsidR="00293E9B" w:rsidRPr="00B80243">
        <w:t>.</w:t>
      </w:r>
      <w:r w:rsidR="00D759EF" w:rsidRPr="00B80243">
        <w:t xml:space="preserve"> </w:t>
      </w:r>
      <w:r w:rsidR="0092153D" w:rsidRPr="00B80243">
        <w:t xml:space="preserve">Моше, седьмой, </w:t>
      </w:r>
      <w:r w:rsidR="00D759EF" w:rsidRPr="00B80243">
        <w:t xml:space="preserve">спустил </w:t>
      </w:r>
      <w:proofErr w:type="spellStart"/>
      <w:r w:rsidR="00D759EF" w:rsidRPr="00B80243">
        <w:t>Шхину</w:t>
      </w:r>
      <w:proofErr w:type="spellEnd"/>
      <w:r w:rsidR="00D759EF" w:rsidRPr="00B80243">
        <w:t xml:space="preserve"> на землю, поэтому </w:t>
      </w:r>
      <w:r w:rsidR="002E44AF" w:rsidRPr="00B80243">
        <w:t xml:space="preserve">он, как </w:t>
      </w:r>
      <w:r w:rsidR="0092153D" w:rsidRPr="00B80243">
        <w:t>все седьмые</w:t>
      </w:r>
      <w:r w:rsidR="002E44AF" w:rsidRPr="00B80243">
        <w:t>,</w:t>
      </w:r>
      <w:r w:rsidR="0092153D" w:rsidRPr="00B80243">
        <w:t xml:space="preserve"> любим особенно</w:t>
      </w:r>
      <w:r w:rsidR="003A5674" w:rsidRPr="00B80243">
        <w:rPr>
          <w:rStyle w:val="af1"/>
        </w:rPr>
        <w:footnoteReference w:id="5"/>
      </w:r>
      <w:r w:rsidR="00F95383" w:rsidRPr="00B80243">
        <w:t xml:space="preserve">. </w:t>
      </w:r>
      <w:r w:rsidR="00D759EF" w:rsidRPr="00B80243">
        <w:t>С</w:t>
      </w:r>
      <w:r w:rsidR="00F95383" w:rsidRPr="00B80243">
        <w:t>нова</w:t>
      </w:r>
      <w:r w:rsidR="00D759EF" w:rsidRPr="00B80243">
        <w:t xml:space="preserve"> мир</w:t>
      </w:r>
      <w:r w:rsidR="00F95383" w:rsidRPr="00B80243">
        <w:t xml:space="preserve"> </w:t>
      </w:r>
      <w:r w:rsidR="00917828" w:rsidRPr="00B80243">
        <w:t xml:space="preserve">стал </w:t>
      </w:r>
      <w:r w:rsidR="00D1152C" w:rsidRPr="00B80243">
        <w:t>«</w:t>
      </w:r>
      <w:r w:rsidR="00524EE9" w:rsidRPr="00B80243">
        <w:t>брачн</w:t>
      </w:r>
      <w:r w:rsidR="00917828" w:rsidRPr="00B80243">
        <w:t>ы</w:t>
      </w:r>
      <w:r w:rsidR="00524EE9" w:rsidRPr="00B80243">
        <w:t>м покое</w:t>
      </w:r>
      <w:r w:rsidR="00917828" w:rsidRPr="00B80243">
        <w:t>м</w:t>
      </w:r>
      <w:r w:rsidR="00D1152C" w:rsidRPr="00B80243">
        <w:t>»</w:t>
      </w:r>
      <w:r w:rsidR="00524EE9" w:rsidRPr="00B80243">
        <w:t xml:space="preserve">, </w:t>
      </w:r>
      <w:r w:rsidR="00D1152C" w:rsidRPr="00B80243">
        <w:t>«мест</w:t>
      </w:r>
      <w:r w:rsidR="00917828" w:rsidRPr="00B80243">
        <w:t xml:space="preserve">ом </w:t>
      </w:r>
      <w:r w:rsidR="00524EE9" w:rsidRPr="00B80243">
        <w:t>главного раскрытия</w:t>
      </w:r>
      <w:r w:rsidR="00D1152C" w:rsidRPr="00B80243">
        <w:t>»</w:t>
      </w:r>
      <w:r w:rsidRPr="00B80243">
        <w:t>, «жилищем Ему в нижних</w:t>
      </w:r>
      <w:ins w:id="14" w:author="Alina Pozin" w:date="2025-02-25T13:18:00Z" w16du:dateUtc="2025-02-25T11:18:00Z">
        <w:r w:rsidR="00D87EE7">
          <w:t xml:space="preserve"> мирах</w:t>
        </w:r>
      </w:ins>
      <w:r w:rsidRPr="00B80243">
        <w:t>»</w:t>
      </w:r>
      <w:r w:rsidR="00D1152C" w:rsidRPr="00B80243">
        <w:t xml:space="preserve">. </w:t>
      </w:r>
    </w:p>
    <w:p w14:paraId="2BC2AEEE" w14:textId="6A7D920E" w:rsidR="00903DA6" w:rsidRPr="00B80243" w:rsidRDefault="00CE5D49" w:rsidP="001A41C6">
      <w:r w:rsidRPr="00B80243">
        <w:t>По</w:t>
      </w:r>
      <w:r w:rsidR="007A52FF" w:rsidRPr="00B80243">
        <w:t xml:space="preserve">том </w:t>
      </w:r>
      <w:r w:rsidR="007E72BF" w:rsidRPr="00B80243">
        <w:t xml:space="preserve">раскрытие </w:t>
      </w:r>
      <w:proofErr w:type="spellStart"/>
      <w:r w:rsidR="007E72BF" w:rsidRPr="00B80243">
        <w:t>Шхины</w:t>
      </w:r>
      <w:proofErr w:type="spellEnd"/>
      <w:r w:rsidR="007E72BF" w:rsidRPr="00B80243">
        <w:t xml:space="preserve"> </w:t>
      </w:r>
      <w:r w:rsidR="007A52FF" w:rsidRPr="00B80243">
        <w:t xml:space="preserve">было </w:t>
      </w:r>
      <w:r w:rsidR="00D72B34" w:rsidRPr="00B80243">
        <w:t>возложен</w:t>
      </w:r>
      <w:r w:rsidR="007E72BF" w:rsidRPr="00B80243">
        <w:t>о</w:t>
      </w:r>
      <w:r w:rsidR="00D72B34" w:rsidRPr="00B80243">
        <w:t xml:space="preserve"> </w:t>
      </w:r>
      <w:r w:rsidR="00F5062D" w:rsidRPr="00B80243">
        <w:t xml:space="preserve">на </w:t>
      </w:r>
      <w:r w:rsidRPr="00B80243">
        <w:t xml:space="preserve">весь </w:t>
      </w:r>
      <w:r w:rsidR="00903DA6" w:rsidRPr="00B80243">
        <w:t>народ Израиля</w:t>
      </w:r>
      <w:r w:rsidR="001903D2" w:rsidRPr="00B80243">
        <w:t xml:space="preserve">, о котором сказано: </w:t>
      </w:r>
      <w:r w:rsidR="00380209" w:rsidRPr="00B80243">
        <w:t>«народ Твой ‒ все праведники»</w:t>
      </w:r>
      <w:r w:rsidR="00380209" w:rsidRPr="00B80243">
        <w:rPr>
          <w:rStyle w:val="af1"/>
        </w:rPr>
        <w:footnoteReference w:id="6"/>
      </w:r>
      <w:r w:rsidR="001903D2" w:rsidRPr="00B80243">
        <w:t xml:space="preserve">. Служение </w:t>
      </w:r>
      <w:r w:rsidR="004B4254" w:rsidRPr="00B80243">
        <w:t xml:space="preserve">заключается в том, что </w:t>
      </w:r>
      <w:r w:rsidR="00F7298D" w:rsidRPr="00B80243">
        <w:t>«</w:t>
      </w:r>
      <w:r w:rsidR="00500F30" w:rsidRPr="00B80243">
        <w:t xml:space="preserve">праведники </w:t>
      </w:r>
      <w:r w:rsidR="00F7298D" w:rsidRPr="00B80243">
        <w:t>унаследуют землю и будут обитать на ней вечно»</w:t>
      </w:r>
      <w:r w:rsidR="007400DB" w:rsidRPr="00B80243">
        <w:rPr>
          <w:rStyle w:val="af1"/>
        </w:rPr>
        <w:footnoteReference w:id="7"/>
      </w:r>
      <w:r w:rsidR="0075600A" w:rsidRPr="00B80243">
        <w:t xml:space="preserve">. </w:t>
      </w:r>
      <w:r w:rsidR="00212677" w:rsidRPr="00B80243">
        <w:t xml:space="preserve">Этот стих толкуется так: праведники унаследуют землю потому, что </w:t>
      </w:r>
      <w:r w:rsidR="00B53372" w:rsidRPr="00B80243">
        <w:t xml:space="preserve">делают </w:t>
      </w:r>
      <w:r w:rsidR="00212677" w:rsidRPr="00B80243">
        <w:t xml:space="preserve">ее </w:t>
      </w:r>
      <w:r w:rsidR="00B53372" w:rsidRPr="00B80243">
        <w:t xml:space="preserve">обитаемой, </w:t>
      </w:r>
      <w:r w:rsidR="00293E9B" w:rsidRPr="00B80243">
        <w:t>то есть</w:t>
      </w:r>
      <w:r w:rsidR="00B53372" w:rsidRPr="00B80243">
        <w:t xml:space="preserve"> </w:t>
      </w:r>
      <w:r w:rsidR="006734E2" w:rsidRPr="00B80243">
        <w:t xml:space="preserve">раскрывают в </w:t>
      </w:r>
      <w:r w:rsidR="00B53372" w:rsidRPr="00B80243">
        <w:t xml:space="preserve">материальном мире </w:t>
      </w:r>
      <w:r w:rsidR="006734E2" w:rsidRPr="00B80243">
        <w:t>присутствие Всевышн</w:t>
      </w:r>
      <w:r w:rsidR="001645E8" w:rsidRPr="00B80243">
        <w:t>его</w:t>
      </w:r>
      <w:r w:rsidR="001618B7" w:rsidRPr="00B80243">
        <w:rPr>
          <w:rStyle w:val="af1"/>
        </w:rPr>
        <w:footnoteReference w:id="8"/>
      </w:r>
      <w:r w:rsidR="00AA0E80" w:rsidRPr="00B80243">
        <w:t>.</w:t>
      </w:r>
      <w:r w:rsidR="001645E8" w:rsidRPr="00B80243">
        <w:t xml:space="preserve"> </w:t>
      </w:r>
      <w:r w:rsidR="00AA0E80" w:rsidRPr="00B80243">
        <w:t>Н</w:t>
      </w:r>
      <w:r w:rsidR="001645E8" w:rsidRPr="00B80243">
        <w:t xml:space="preserve">а </w:t>
      </w:r>
      <w:r w:rsidR="00AA0E80" w:rsidRPr="00B80243">
        <w:t xml:space="preserve">Него здесь </w:t>
      </w:r>
      <w:r w:rsidR="001645E8" w:rsidRPr="00B80243">
        <w:t xml:space="preserve">намекает слово «вечно», ведь Всевышний называется </w:t>
      </w:r>
      <w:r w:rsidR="0079219F" w:rsidRPr="00B80243">
        <w:t>«Обитающий вечно</w:t>
      </w:r>
      <w:r w:rsidR="003C70E5" w:rsidRPr="00B80243">
        <w:rPr>
          <w:rStyle w:val="af1"/>
        </w:rPr>
        <w:footnoteReference w:id="9"/>
      </w:r>
      <w:r w:rsidR="0079219F" w:rsidRPr="00B80243">
        <w:t>, Возвышенный и Святой»</w:t>
      </w:r>
      <w:r w:rsidR="003C70E5" w:rsidRPr="00B80243">
        <w:rPr>
          <w:rStyle w:val="af1"/>
        </w:rPr>
        <w:footnoteReference w:id="10"/>
      </w:r>
      <w:r w:rsidR="0079219F" w:rsidRPr="00B80243">
        <w:t xml:space="preserve">. </w:t>
      </w:r>
      <w:r w:rsidR="00561EE9" w:rsidRPr="00B80243">
        <w:t>Простыми словами</w:t>
      </w:r>
      <w:r w:rsidR="0063633E" w:rsidRPr="00B80243">
        <w:t xml:space="preserve">, </w:t>
      </w:r>
      <w:r w:rsidR="00DA5283" w:rsidRPr="00B80243">
        <w:t>евреи</w:t>
      </w:r>
      <w:r w:rsidR="00561EE9" w:rsidRPr="00B80243">
        <w:t xml:space="preserve"> </w:t>
      </w:r>
      <w:r w:rsidR="00463674" w:rsidRPr="00B80243">
        <w:t>трудятся</w:t>
      </w:r>
      <w:r w:rsidR="00473DA0" w:rsidRPr="00B80243">
        <w:t xml:space="preserve"> над тем, чтобы </w:t>
      </w:r>
      <w:r w:rsidR="006E1B5D" w:rsidRPr="00B80243">
        <w:t xml:space="preserve">присутствие Всевышнего в мире </w:t>
      </w:r>
      <w:r w:rsidR="00463674" w:rsidRPr="00B80243">
        <w:t xml:space="preserve">стало </w:t>
      </w:r>
      <w:r w:rsidR="006E1B5D" w:rsidRPr="00B80243">
        <w:t>явным</w:t>
      </w:r>
      <w:r w:rsidR="00463674" w:rsidRPr="00B80243">
        <w:t xml:space="preserve"> или, </w:t>
      </w:r>
      <w:ins w:id="16" w:author="Alina Pozin" w:date="2025-02-25T13:31:00Z" w16du:dateUtc="2025-02-25T11:31:00Z">
        <w:r w:rsidR="009F3FD2">
          <w:t xml:space="preserve">говоря </w:t>
        </w:r>
      </w:ins>
      <w:r w:rsidR="009E6B9D" w:rsidRPr="00B80243">
        <w:t>словами Мидраша</w:t>
      </w:r>
      <w:r w:rsidR="0063633E" w:rsidRPr="00B80243">
        <w:t xml:space="preserve">, </w:t>
      </w:r>
      <w:r w:rsidR="00473DA0" w:rsidRPr="00B80243">
        <w:t xml:space="preserve">чтобы </w:t>
      </w:r>
      <w:r w:rsidR="00561EE9" w:rsidRPr="00B80243">
        <w:t xml:space="preserve">мир </w:t>
      </w:r>
      <w:r w:rsidR="00473DA0" w:rsidRPr="00B80243">
        <w:t xml:space="preserve">стал </w:t>
      </w:r>
      <w:r w:rsidR="0063633E" w:rsidRPr="00B80243">
        <w:t>«</w:t>
      </w:r>
      <w:r w:rsidR="00561EE9" w:rsidRPr="00B80243">
        <w:t>жилищем Ему в нижних</w:t>
      </w:r>
      <w:ins w:id="17" w:author="Alina Pozin" w:date="2025-02-25T13:32:00Z" w16du:dateUtc="2025-02-25T11:32:00Z">
        <w:r w:rsidR="009F3FD2">
          <w:t xml:space="preserve"> мирах</w:t>
        </w:r>
      </w:ins>
      <w:r w:rsidR="0063633E" w:rsidRPr="00B80243">
        <w:t>»</w:t>
      </w:r>
      <w:r w:rsidR="00561EE9" w:rsidRPr="00B80243">
        <w:t xml:space="preserve">. </w:t>
      </w:r>
    </w:p>
    <w:p w14:paraId="3B60F8DB" w14:textId="12CDD7EA" w:rsidR="00D02858" w:rsidRPr="00B80243" w:rsidRDefault="007B3480" w:rsidP="00EF4DC6">
      <w:r w:rsidRPr="00B80243">
        <w:t xml:space="preserve">Поэтому </w:t>
      </w:r>
      <w:r w:rsidR="00EA77C5" w:rsidRPr="00B80243">
        <w:t xml:space="preserve">сразу после дарования Торы </w:t>
      </w:r>
      <w:r w:rsidR="00A044CC" w:rsidRPr="00B80243">
        <w:t>Всевышний п</w:t>
      </w:r>
      <w:r w:rsidR="006E3311" w:rsidRPr="00B80243">
        <w:t xml:space="preserve">ередал через Моше приказ </w:t>
      </w:r>
      <w:r w:rsidR="00A044CC" w:rsidRPr="00B80243">
        <w:t xml:space="preserve">всему </w:t>
      </w:r>
      <w:r w:rsidR="005E6D1D" w:rsidRPr="00B80243">
        <w:t>народ</w:t>
      </w:r>
      <w:r w:rsidR="00A044CC" w:rsidRPr="00B80243">
        <w:t>у</w:t>
      </w:r>
      <w:r w:rsidR="00C172E1" w:rsidRPr="00B80243">
        <w:t>: «</w:t>
      </w:r>
      <w:r w:rsidR="00107D93" w:rsidRPr="00B80243">
        <w:t>Пусть</w:t>
      </w:r>
      <w:r w:rsidR="005E6D1D" w:rsidRPr="00B80243">
        <w:t xml:space="preserve"> </w:t>
      </w:r>
      <w:r w:rsidR="00C172E1" w:rsidRPr="00B80243">
        <w:t xml:space="preserve">сделают </w:t>
      </w:r>
      <w:r w:rsidR="00C94087" w:rsidRPr="00B80243">
        <w:t xml:space="preserve">Мне </w:t>
      </w:r>
      <w:r w:rsidR="00C172E1" w:rsidRPr="00B80243">
        <w:t xml:space="preserve">святилище, и Я </w:t>
      </w:r>
      <w:del w:id="18" w:author="Alina Pozin" w:date="2025-02-25T13:31:00Z" w16du:dateUtc="2025-02-25T11:31:00Z">
        <w:r w:rsidR="00C172E1" w:rsidRPr="00B80243" w:rsidDel="009F3FD2">
          <w:delText xml:space="preserve">помещусь </w:delText>
        </w:r>
      </w:del>
      <w:ins w:id="19" w:author="Alina Pozin" w:date="2025-02-25T13:31:00Z" w16du:dateUtc="2025-02-25T11:31:00Z">
        <w:r w:rsidR="009F3FD2">
          <w:t>буду пребывать</w:t>
        </w:r>
        <w:r w:rsidR="009F3FD2" w:rsidRPr="00B80243">
          <w:t xml:space="preserve"> </w:t>
        </w:r>
      </w:ins>
      <w:r w:rsidR="00C172E1" w:rsidRPr="00B80243">
        <w:t>в них»</w:t>
      </w:r>
      <w:r w:rsidR="00C94087" w:rsidRPr="00B80243">
        <w:rPr>
          <w:rStyle w:val="af1"/>
        </w:rPr>
        <w:footnoteReference w:id="11"/>
      </w:r>
      <w:r w:rsidR="00DC00DE" w:rsidRPr="00B80243">
        <w:t xml:space="preserve">. </w:t>
      </w:r>
      <w:r w:rsidR="00E5365F" w:rsidRPr="00B80243">
        <w:t xml:space="preserve">Целью было раскрытие </w:t>
      </w:r>
      <w:r w:rsidR="00802D2B" w:rsidRPr="00B80243">
        <w:t>Всевышн</w:t>
      </w:r>
      <w:r w:rsidR="00E5365F" w:rsidRPr="00B80243">
        <w:t xml:space="preserve">его </w:t>
      </w:r>
      <w:r w:rsidR="00802D2B" w:rsidRPr="00B80243">
        <w:t xml:space="preserve">в Скинии, </w:t>
      </w:r>
      <w:r w:rsidR="00E46D4F" w:rsidRPr="00B80243">
        <w:t xml:space="preserve">а потом </w:t>
      </w:r>
      <w:r w:rsidR="006E3311" w:rsidRPr="00B80243">
        <w:t xml:space="preserve">и </w:t>
      </w:r>
      <w:r w:rsidR="00802D2B" w:rsidRPr="00B80243">
        <w:t xml:space="preserve">в </w:t>
      </w:r>
      <w:r w:rsidR="006E3311" w:rsidRPr="00B80243">
        <w:t xml:space="preserve">самих </w:t>
      </w:r>
      <w:r w:rsidR="00802D2B" w:rsidRPr="00B80243">
        <w:t xml:space="preserve">людях, </w:t>
      </w:r>
      <w:r w:rsidR="00802D2B" w:rsidRPr="00B80243">
        <w:lastRenderedPageBreak/>
        <w:t xml:space="preserve">ее построивших. </w:t>
      </w:r>
      <w:r w:rsidR="00B226CE" w:rsidRPr="00B80243">
        <w:t xml:space="preserve">Здесь </w:t>
      </w:r>
      <w:r w:rsidR="001F090A" w:rsidRPr="00B80243">
        <w:t xml:space="preserve">слова </w:t>
      </w:r>
      <w:r w:rsidR="00DC00DE" w:rsidRPr="00B80243">
        <w:t xml:space="preserve">«в них» </w:t>
      </w:r>
      <w:r w:rsidR="00B226CE" w:rsidRPr="00B80243">
        <w:t xml:space="preserve">толкуются </w:t>
      </w:r>
      <w:ins w:id="20" w:author="Alina Pozin" w:date="2025-02-25T13:38:00Z" w16du:dateUtc="2025-02-25T11:38:00Z">
        <w:r w:rsidR="009F3FD2">
          <w:t xml:space="preserve">как </w:t>
        </w:r>
      </w:ins>
      <w:r w:rsidR="00133281" w:rsidRPr="00B80243">
        <w:t>«</w:t>
      </w:r>
      <w:r w:rsidR="00521DC4" w:rsidRPr="00B80243">
        <w:t>в каждо</w:t>
      </w:r>
      <w:ins w:id="21" w:author="Alina Pozin" w:date="2025-02-25T13:38:00Z" w16du:dateUtc="2025-02-25T11:38:00Z">
        <w:r w:rsidR="009F3FD2">
          <w:t>м</w:t>
        </w:r>
      </w:ins>
      <w:del w:id="22" w:author="Alina Pozin" w:date="2025-02-25T13:38:00Z" w16du:dateUtc="2025-02-25T11:38:00Z">
        <w:r w:rsidR="00A50A9F" w:rsidRPr="00B80243" w:rsidDel="009F3FD2">
          <w:delText>го</w:delText>
        </w:r>
      </w:del>
      <w:r w:rsidR="00521DC4" w:rsidRPr="00B80243">
        <w:t xml:space="preserve"> евре</w:t>
      </w:r>
      <w:ins w:id="23" w:author="Alina Pozin" w:date="2025-02-25T13:38:00Z" w16du:dateUtc="2025-02-25T11:38:00Z">
        <w:r w:rsidR="009F3FD2">
          <w:t>е</w:t>
        </w:r>
      </w:ins>
      <w:del w:id="24" w:author="Alina Pozin" w:date="2025-02-25T13:38:00Z" w16du:dateUtc="2025-02-25T11:38:00Z">
        <w:r w:rsidR="00A50A9F" w:rsidRPr="00B80243" w:rsidDel="009F3FD2">
          <w:delText>я</w:delText>
        </w:r>
      </w:del>
      <w:r w:rsidR="00521DC4" w:rsidRPr="00B80243">
        <w:t xml:space="preserve"> и еврейк</w:t>
      </w:r>
      <w:ins w:id="25" w:author="Alina Pozin" w:date="2025-02-25T13:38:00Z" w16du:dateUtc="2025-02-25T11:38:00Z">
        <w:r w:rsidR="009F3FD2">
          <w:t>е</w:t>
        </w:r>
      </w:ins>
      <w:del w:id="26" w:author="Alina Pozin" w:date="2025-02-25T13:38:00Z" w16du:dateUtc="2025-02-25T11:38:00Z">
        <w:r w:rsidR="00A50A9F" w:rsidRPr="00B80243" w:rsidDel="009F3FD2">
          <w:delText>у</w:delText>
        </w:r>
      </w:del>
      <w:r w:rsidR="00AF561E" w:rsidRPr="00B80243">
        <w:t>»</w:t>
      </w:r>
      <w:r w:rsidR="00031BBE" w:rsidRPr="00B80243">
        <w:rPr>
          <w:rStyle w:val="af1"/>
        </w:rPr>
        <w:footnoteReference w:id="12"/>
      </w:r>
      <w:r w:rsidR="00FA3276" w:rsidRPr="00B80243">
        <w:t xml:space="preserve">. </w:t>
      </w:r>
    </w:p>
    <w:p w14:paraId="6FD2CCAA" w14:textId="74B34BAF" w:rsidR="009175C3" w:rsidRPr="00B80243" w:rsidRDefault="00B226CE" w:rsidP="00EF4DC6">
      <w:r w:rsidRPr="00B80243">
        <w:t xml:space="preserve">Присутствие </w:t>
      </w:r>
      <w:r w:rsidR="00A11252" w:rsidRPr="00B80243">
        <w:t>В</w:t>
      </w:r>
      <w:r w:rsidR="00AF561E" w:rsidRPr="00B80243">
        <w:t>севышн</w:t>
      </w:r>
      <w:r w:rsidRPr="00B80243">
        <w:t xml:space="preserve">его </w:t>
      </w:r>
      <w:r w:rsidR="00AF561E" w:rsidRPr="00B80243">
        <w:t xml:space="preserve">в человеке </w:t>
      </w:r>
      <w:r w:rsidRPr="00B80243">
        <w:t xml:space="preserve">раскрывается </w:t>
      </w:r>
      <w:r w:rsidR="002949F4" w:rsidRPr="00B80243">
        <w:t xml:space="preserve">благодаря </w:t>
      </w:r>
      <w:r w:rsidR="007B5EBD" w:rsidRPr="00B80243">
        <w:t xml:space="preserve">Его </w:t>
      </w:r>
      <w:r w:rsidR="00EB5E4A" w:rsidRPr="00B80243">
        <w:t>раскрыти</w:t>
      </w:r>
      <w:r w:rsidR="002949F4" w:rsidRPr="00B80243">
        <w:t>ю</w:t>
      </w:r>
      <w:r w:rsidR="00EB5E4A" w:rsidRPr="00B80243">
        <w:t xml:space="preserve"> в Скинии.</w:t>
      </w:r>
      <w:r w:rsidR="007E6150" w:rsidRPr="00B80243">
        <w:t xml:space="preserve"> </w:t>
      </w:r>
      <w:r w:rsidR="007B5EBD" w:rsidRPr="00B80243">
        <w:t xml:space="preserve">В </w:t>
      </w:r>
      <w:del w:id="27" w:author="Alina Pozin" w:date="2025-02-25T13:38:00Z" w16du:dateUtc="2025-02-25T11:38:00Z">
        <w:r w:rsidR="00FA3276" w:rsidRPr="00B80243" w:rsidDel="009F3FD2">
          <w:delText>Скини</w:delText>
        </w:r>
        <w:r w:rsidR="003A0A2A" w:rsidRPr="00B80243" w:rsidDel="009F3FD2">
          <w:delText xml:space="preserve">и </w:delText>
        </w:r>
      </w:del>
      <w:ins w:id="28" w:author="Alina Pozin" w:date="2025-02-25T13:38:00Z" w16du:dateUtc="2025-02-25T11:38:00Z">
        <w:r w:rsidR="009F3FD2">
          <w:t>ней</w:t>
        </w:r>
        <w:r w:rsidR="009F3FD2" w:rsidRPr="00B80243">
          <w:t xml:space="preserve"> </w:t>
        </w:r>
      </w:ins>
      <w:r w:rsidR="007B5EBD" w:rsidRPr="00B80243">
        <w:t xml:space="preserve">же Всевышний </w:t>
      </w:r>
      <w:r w:rsidR="003A0A2A" w:rsidRPr="00B80243">
        <w:t xml:space="preserve">раскрылся потому, что </w:t>
      </w:r>
      <w:del w:id="29" w:author="Alina Pozin" w:date="2025-02-25T13:39:00Z" w16du:dateUtc="2025-02-25T11:39:00Z">
        <w:r w:rsidR="003A0A2A" w:rsidRPr="00B80243" w:rsidDel="009F3FD2">
          <w:delText>та</w:delText>
        </w:r>
      </w:del>
      <w:ins w:id="30" w:author="Alina Pozin" w:date="2025-02-25T13:39:00Z" w16du:dateUtc="2025-02-25T11:39:00Z">
        <w:r w:rsidR="009F3FD2">
          <w:t>он</w:t>
        </w:r>
        <w:r w:rsidR="009F3FD2" w:rsidRPr="00B80243">
          <w:t>а</w:t>
        </w:r>
      </w:ins>
      <w:r w:rsidR="00960907" w:rsidRPr="00B80243">
        <w:t>,</w:t>
      </w:r>
      <w:r w:rsidR="007E6150" w:rsidRPr="00B80243">
        <w:t xml:space="preserve"> </w:t>
      </w:r>
      <w:r w:rsidR="00D90FDC" w:rsidRPr="00B80243">
        <w:t>в сущности</w:t>
      </w:r>
      <w:r w:rsidR="00960907" w:rsidRPr="00B80243">
        <w:t>,</w:t>
      </w:r>
      <w:r w:rsidR="007E6150" w:rsidRPr="00B80243">
        <w:t xml:space="preserve"> явля</w:t>
      </w:r>
      <w:r w:rsidR="000E4EAF" w:rsidRPr="00B80243">
        <w:t xml:space="preserve">ется </w:t>
      </w:r>
      <w:r w:rsidR="007E6150" w:rsidRPr="00B80243">
        <w:t>Храмом</w:t>
      </w:r>
      <w:r w:rsidR="00D02858" w:rsidRPr="00B80243">
        <w:t>. С</w:t>
      </w:r>
      <w:r w:rsidR="00E27222" w:rsidRPr="00B80243">
        <w:t xml:space="preserve">казали наши мудрецы: </w:t>
      </w:r>
      <w:r w:rsidR="00960907" w:rsidRPr="00B80243">
        <w:t>«Храм называется Скинией, Скиния называется Храмом»</w:t>
      </w:r>
      <w:r w:rsidR="00960907" w:rsidRPr="00B80243">
        <w:rPr>
          <w:rStyle w:val="af1"/>
        </w:rPr>
        <w:footnoteReference w:id="13"/>
      </w:r>
      <w:r w:rsidR="00960907" w:rsidRPr="00B80243">
        <w:t xml:space="preserve">. </w:t>
      </w:r>
    </w:p>
    <w:p w14:paraId="5FC1481D" w14:textId="6D2D0179" w:rsidR="00EA77C5" w:rsidRPr="00B80243" w:rsidRDefault="003A0A2A" w:rsidP="007D5B0B">
      <w:r w:rsidRPr="00B80243">
        <w:t>Далее</w:t>
      </w:r>
      <w:r w:rsidRPr="00B80243">
        <w:rPr>
          <w:rStyle w:val="af1"/>
        </w:rPr>
        <w:footnoteReference w:id="14"/>
      </w:r>
      <w:r w:rsidRPr="00B80243">
        <w:t xml:space="preserve"> </w:t>
      </w:r>
      <w:r w:rsidR="008C511A" w:rsidRPr="00B80243">
        <w:t xml:space="preserve">рабби Йосеф-Ицхак пишет, </w:t>
      </w:r>
      <w:r w:rsidRPr="00B80243">
        <w:t xml:space="preserve">что </w:t>
      </w:r>
      <w:r w:rsidR="00491CDF" w:rsidRPr="00B80243">
        <w:t>один из главных видов храмовой службы</w:t>
      </w:r>
      <w:del w:id="31" w:author="Alina Pozin" w:date="2025-02-25T13:39:00Z" w16du:dateUtc="2025-02-25T11:39:00Z">
        <w:r w:rsidR="00491CDF" w:rsidRPr="00B80243" w:rsidDel="005766CA">
          <w:delText xml:space="preserve">, </w:delText>
        </w:r>
      </w:del>
      <w:ins w:id="32" w:author="Alina Pozin" w:date="2025-02-25T13:39:00Z" w16du:dateUtc="2025-02-25T11:39:00Z">
        <w:r w:rsidR="005766CA">
          <w:t xml:space="preserve"> -</w:t>
        </w:r>
        <w:r w:rsidR="005766CA" w:rsidRPr="00B80243">
          <w:t xml:space="preserve"> </w:t>
        </w:r>
      </w:ins>
      <w:r w:rsidR="00491CDF" w:rsidRPr="00B80243">
        <w:t>жертвоприношения</w:t>
      </w:r>
      <w:ins w:id="33" w:author="Alina Pozin" w:date="2025-02-25T13:39:00Z" w16du:dateUtc="2025-02-25T11:39:00Z">
        <w:r w:rsidR="005766CA">
          <w:t xml:space="preserve"> –</w:t>
        </w:r>
      </w:ins>
      <w:del w:id="34" w:author="Alina Pozin" w:date="2025-02-25T13:39:00Z" w16du:dateUtc="2025-02-25T11:39:00Z">
        <w:r w:rsidR="00491CDF" w:rsidRPr="00B80243" w:rsidDel="005766CA">
          <w:delText>,</w:delText>
        </w:r>
      </w:del>
      <w:r w:rsidR="00491CDF" w:rsidRPr="00B80243">
        <w:t xml:space="preserve"> также имел целью </w:t>
      </w:r>
      <w:r w:rsidR="008C511A" w:rsidRPr="00B80243">
        <w:t>р</w:t>
      </w:r>
      <w:r w:rsidR="003A1590" w:rsidRPr="00B80243">
        <w:t>аскрытие Б-</w:t>
      </w:r>
      <w:proofErr w:type="spellStart"/>
      <w:r w:rsidR="003A1590" w:rsidRPr="00B80243">
        <w:t>жественности</w:t>
      </w:r>
      <w:proofErr w:type="spellEnd"/>
      <w:r w:rsidR="003A1590" w:rsidRPr="00B80243">
        <w:t xml:space="preserve"> </w:t>
      </w:r>
      <w:r w:rsidR="007D5B0B" w:rsidRPr="00B80243">
        <w:t>в человеке</w:t>
      </w:r>
      <w:r w:rsidR="00C1541A" w:rsidRPr="00B80243">
        <w:t xml:space="preserve">. </w:t>
      </w:r>
      <w:r w:rsidR="00E816EB" w:rsidRPr="00B80243">
        <w:t>С</w:t>
      </w:r>
      <w:r w:rsidR="00F72E3E" w:rsidRPr="00B80243">
        <w:t>лов</w:t>
      </w:r>
      <w:r w:rsidR="00E816EB" w:rsidRPr="00B80243">
        <w:t>о</w:t>
      </w:r>
      <w:r w:rsidR="00F72E3E" w:rsidRPr="00B80243">
        <w:t xml:space="preserve"> </w:t>
      </w:r>
      <w:r w:rsidR="00B55BE2" w:rsidRPr="005766CA">
        <w:rPr>
          <w:i/>
          <w:iCs/>
          <w:rPrChange w:id="35" w:author="Alina Pozin" w:date="2025-02-25T13:40:00Z" w16du:dateUtc="2025-02-25T11:40:00Z">
            <w:rPr/>
          </w:rPrChange>
        </w:rPr>
        <w:t>корбан</w:t>
      </w:r>
      <w:r w:rsidR="00B55BE2" w:rsidRPr="00B80243">
        <w:t xml:space="preserve"> (жертва) </w:t>
      </w:r>
      <w:r w:rsidR="00E816EB" w:rsidRPr="00B80243">
        <w:t>похоже на слово</w:t>
      </w:r>
      <w:r w:rsidR="00F72E3E" w:rsidRPr="00B80243">
        <w:t xml:space="preserve"> </w:t>
      </w:r>
      <w:proofErr w:type="spellStart"/>
      <w:r w:rsidR="00B55BE2" w:rsidRPr="005766CA">
        <w:rPr>
          <w:i/>
          <w:iCs/>
          <w:rPrChange w:id="36" w:author="Alina Pozin" w:date="2025-02-25T13:40:00Z" w16du:dateUtc="2025-02-25T11:40:00Z">
            <w:rPr/>
          </w:rPrChange>
        </w:rPr>
        <w:t>кирув</w:t>
      </w:r>
      <w:proofErr w:type="spellEnd"/>
      <w:r w:rsidR="00B55BE2" w:rsidRPr="00B80243">
        <w:t xml:space="preserve"> (приближение)</w:t>
      </w:r>
      <w:r w:rsidR="00F72E3E" w:rsidRPr="00B80243">
        <w:t xml:space="preserve">: </w:t>
      </w:r>
      <w:r w:rsidR="00744B03" w:rsidRPr="00B80243">
        <w:t>жертвенное животное «возносится к тайне Бесконечного»</w:t>
      </w:r>
      <w:r w:rsidR="00744B03" w:rsidRPr="00B80243">
        <w:rPr>
          <w:rStyle w:val="af1"/>
        </w:rPr>
        <w:footnoteReference w:id="15"/>
      </w:r>
      <w:ins w:id="37" w:author="Alina Pozin" w:date="2025-02-25T13:40:00Z" w16du:dateUtc="2025-02-25T11:40:00Z">
        <w:r w:rsidR="005766CA">
          <w:t>;</w:t>
        </w:r>
      </w:ins>
      <w:del w:id="38" w:author="Alina Pozin" w:date="2025-02-25T13:40:00Z" w16du:dateUtc="2025-02-25T11:40:00Z">
        <w:r w:rsidR="00744B03" w:rsidRPr="00B80243" w:rsidDel="005766CA">
          <w:delText>,</w:delText>
        </w:r>
      </w:del>
      <w:r w:rsidR="00744B03" w:rsidRPr="00B80243">
        <w:t xml:space="preserve"> </w:t>
      </w:r>
      <w:r w:rsidR="00E816EB" w:rsidRPr="00B80243">
        <w:t>подобно этому</w:t>
      </w:r>
      <w:r w:rsidR="000E4EAF" w:rsidRPr="00B80243">
        <w:t xml:space="preserve"> </w:t>
      </w:r>
      <w:r w:rsidR="00C4619A" w:rsidRPr="00B80243">
        <w:t xml:space="preserve">все силы души </w:t>
      </w:r>
      <w:r w:rsidR="009415E5" w:rsidRPr="00B80243">
        <w:t xml:space="preserve">человека приближаются </w:t>
      </w:r>
      <w:r w:rsidR="00C4619A" w:rsidRPr="00B80243">
        <w:t xml:space="preserve">к </w:t>
      </w:r>
      <w:r w:rsidR="0066353B" w:rsidRPr="00B80243">
        <w:t>Б-гу</w:t>
      </w:r>
      <w:r w:rsidR="00C4619A" w:rsidRPr="00B80243">
        <w:rPr>
          <w:rStyle w:val="af1"/>
        </w:rPr>
        <w:footnoteReference w:id="16"/>
      </w:r>
      <w:r w:rsidR="00744B03" w:rsidRPr="00B80243">
        <w:t xml:space="preserve">. </w:t>
      </w:r>
    </w:p>
    <w:p w14:paraId="6E628BA0" w14:textId="531445F9" w:rsidR="001D3C58" w:rsidRPr="00B80243" w:rsidRDefault="005766CA" w:rsidP="00C4619A">
      <w:ins w:id="39" w:author="Alina Pozin" w:date="2025-02-25T13:40:00Z" w16du:dateUtc="2025-02-25T11:40:00Z">
        <w:r>
          <w:t>Более того</w:t>
        </w:r>
      </w:ins>
      <w:del w:id="40" w:author="Alina Pozin" w:date="2025-02-25T13:40:00Z" w16du:dateUtc="2025-02-25T11:40:00Z">
        <w:r w:rsidR="00F91145" w:rsidRPr="00B80243" w:rsidDel="005766CA">
          <w:delText>Вдобав</w:delText>
        </w:r>
        <w:r w:rsidR="00A53206" w:rsidRPr="00B80243" w:rsidDel="005766CA">
          <w:delText>ок</w:delText>
        </w:r>
      </w:del>
      <w:r w:rsidR="00F91145" w:rsidRPr="00B80243">
        <w:rPr>
          <w:rStyle w:val="af1"/>
        </w:rPr>
        <w:footnoteReference w:id="17"/>
      </w:r>
      <w:ins w:id="41" w:author="Alina Pozin" w:date="2025-02-25T13:41:00Z" w16du:dateUtc="2025-02-25T11:41:00Z">
        <w:r>
          <w:t>,</w:t>
        </w:r>
      </w:ins>
      <w:r w:rsidR="00CE52E9" w:rsidRPr="00B80243">
        <w:t xml:space="preserve"> сама </w:t>
      </w:r>
      <w:r w:rsidR="00F91145" w:rsidRPr="00B80243">
        <w:t>Скини</w:t>
      </w:r>
      <w:r w:rsidR="00A14444" w:rsidRPr="00B80243">
        <w:t xml:space="preserve">я </w:t>
      </w:r>
      <w:r w:rsidR="00477BA4" w:rsidRPr="00B80243">
        <w:t xml:space="preserve">была </w:t>
      </w:r>
      <w:r w:rsidR="00A53206" w:rsidRPr="00B80243">
        <w:t>сост</w:t>
      </w:r>
      <w:r w:rsidR="00477BA4" w:rsidRPr="00B80243">
        <w:t xml:space="preserve">авлена </w:t>
      </w:r>
      <w:r w:rsidR="00A14444" w:rsidRPr="00B80243">
        <w:t xml:space="preserve">из </w:t>
      </w:r>
      <w:r w:rsidR="00AB41B7" w:rsidRPr="00B80243">
        <w:t>брусь</w:t>
      </w:r>
      <w:r w:rsidR="006573BF" w:rsidRPr="00B80243">
        <w:t>ев</w:t>
      </w:r>
      <w:r w:rsidR="00AB41B7" w:rsidRPr="00B80243">
        <w:t xml:space="preserve">, </w:t>
      </w:r>
      <w:r w:rsidR="00046189" w:rsidRPr="00B80243">
        <w:t>сделанны</w:t>
      </w:r>
      <w:r w:rsidR="005977ED" w:rsidRPr="00B80243">
        <w:t>х</w:t>
      </w:r>
      <w:r w:rsidR="00046189" w:rsidRPr="00B80243">
        <w:t xml:space="preserve"> </w:t>
      </w:r>
      <w:r w:rsidR="005B0E58" w:rsidRPr="00B80243">
        <w:t xml:space="preserve">из </w:t>
      </w:r>
      <w:r w:rsidR="00AB41B7" w:rsidRPr="00B80243">
        <w:t>дерев</w:t>
      </w:r>
      <w:r w:rsidR="00046189" w:rsidRPr="00B80243">
        <w:t>а</w:t>
      </w:r>
      <w:r w:rsidR="00F87497" w:rsidRPr="00B80243">
        <w:t xml:space="preserve"> породы</w:t>
      </w:r>
      <w:r w:rsidR="00046189" w:rsidRPr="00B80243">
        <w:t xml:space="preserve"> </w:t>
      </w:r>
      <w:proofErr w:type="spellStart"/>
      <w:r w:rsidR="00AB41B7" w:rsidRPr="005766CA">
        <w:rPr>
          <w:i/>
          <w:iCs/>
          <w:rPrChange w:id="42" w:author="Alina Pozin" w:date="2025-02-25T13:41:00Z" w16du:dateUtc="2025-02-25T11:41:00Z">
            <w:rPr/>
          </w:rPrChange>
        </w:rPr>
        <w:t>шитим</w:t>
      </w:r>
      <w:proofErr w:type="spellEnd"/>
      <w:r w:rsidR="005B0E58" w:rsidRPr="00B80243">
        <w:t xml:space="preserve">, </w:t>
      </w:r>
      <w:r w:rsidR="00CE52E9" w:rsidRPr="00B80243">
        <w:t xml:space="preserve">о чем </w:t>
      </w:r>
      <w:r w:rsidR="005B0E58" w:rsidRPr="00B80243">
        <w:t>сказано: «</w:t>
      </w:r>
      <w:r w:rsidR="00182B38" w:rsidRPr="00B80243">
        <w:t xml:space="preserve">И сделаешь эти брусья для Скинии из дерева </w:t>
      </w:r>
      <w:proofErr w:type="spellStart"/>
      <w:r w:rsidR="00182B38" w:rsidRPr="005766CA">
        <w:rPr>
          <w:i/>
          <w:iCs/>
          <w:rPrChange w:id="43" w:author="Alina Pozin" w:date="2025-02-25T13:41:00Z" w16du:dateUtc="2025-02-25T11:41:00Z">
            <w:rPr/>
          </w:rPrChange>
        </w:rPr>
        <w:t>шитим</w:t>
      </w:r>
      <w:proofErr w:type="spellEnd"/>
      <w:r w:rsidR="00182B38" w:rsidRPr="00B80243">
        <w:t>, стоячие»</w:t>
      </w:r>
      <w:r w:rsidR="002667F0" w:rsidRPr="00B80243">
        <w:rPr>
          <w:rStyle w:val="af1"/>
        </w:rPr>
        <w:footnoteReference w:id="18"/>
      </w:r>
      <w:r w:rsidR="002667F0" w:rsidRPr="00B80243">
        <w:t>.</w:t>
      </w:r>
      <w:r w:rsidR="00B73FFD" w:rsidRPr="00B80243">
        <w:t xml:space="preserve"> </w:t>
      </w:r>
      <w:r w:rsidR="00C16DD9" w:rsidRPr="00B80243">
        <w:t xml:space="preserve">Слово </w:t>
      </w:r>
      <w:proofErr w:type="spellStart"/>
      <w:r w:rsidR="00B73FFD" w:rsidRPr="005766CA">
        <w:rPr>
          <w:i/>
          <w:iCs/>
          <w:rPrChange w:id="50" w:author="Alina Pozin" w:date="2025-02-25T13:41:00Z" w16du:dateUtc="2025-02-25T11:41:00Z">
            <w:rPr/>
          </w:rPrChange>
        </w:rPr>
        <w:t>шитим</w:t>
      </w:r>
      <w:proofErr w:type="spellEnd"/>
      <w:r w:rsidR="00B73FFD" w:rsidRPr="00B80243">
        <w:t xml:space="preserve"> </w:t>
      </w:r>
      <w:r w:rsidR="00B1426C" w:rsidRPr="00B80243">
        <w:t xml:space="preserve">похоже на </w:t>
      </w:r>
      <w:r w:rsidR="007E36D0" w:rsidRPr="00B80243">
        <w:t>слов</w:t>
      </w:r>
      <w:r w:rsidR="00B1426C" w:rsidRPr="00B80243">
        <w:t>о</w:t>
      </w:r>
      <w:r w:rsidR="007E36D0" w:rsidRPr="00B80243">
        <w:t xml:space="preserve"> </w:t>
      </w:r>
      <w:proofErr w:type="spellStart"/>
      <w:r w:rsidR="00B73FFD" w:rsidRPr="005766CA">
        <w:rPr>
          <w:i/>
          <w:iCs/>
          <w:rPrChange w:id="51" w:author="Alina Pozin" w:date="2025-02-25T13:41:00Z" w16du:dateUtc="2025-02-25T11:41:00Z">
            <w:rPr/>
          </w:rPrChange>
        </w:rPr>
        <w:t>штут</w:t>
      </w:r>
      <w:proofErr w:type="spellEnd"/>
      <w:r w:rsidR="00B73FFD" w:rsidRPr="00B80243">
        <w:t xml:space="preserve"> (глупость)</w:t>
      </w:r>
      <w:r w:rsidR="005977ED" w:rsidRPr="00B80243">
        <w:t xml:space="preserve">. </w:t>
      </w:r>
      <w:r w:rsidR="000F5C67" w:rsidRPr="00B80243">
        <w:t xml:space="preserve">О какой глупости идет речь? </w:t>
      </w:r>
      <w:r w:rsidR="0014323C" w:rsidRPr="00B80243">
        <w:t xml:space="preserve">Материальный </w:t>
      </w:r>
      <w:r w:rsidR="00F94CFE" w:rsidRPr="00B80243">
        <w:t xml:space="preserve">мир </w:t>
      </w:r>
      <w:r w:rsidR="002E172F" w:rsidRPr="00B80243">
        <w:t xml:space="preserve">в целом </w:t>
      </w:r>
      <w:r w:rsidR="00017BEE" w:rsidRPr="00B80243">
        <w:t>скрывает</w:t>
      </w:r>
      <w:r w:rsidR="002E172F" w:rsidRPr="00B80243">
        <w:t xml:space="preserve">, что существует силой </w:t>
      </w:r>
      <w:r w:rsidR="00017BEE" w:rsidRPr="00B80243">
        <w:t>Всевышн</w:t>
      </w:r>
      <w:r w:rsidR="002E172F" w:rsidRPr="00B80243">
        <w:t>его</w:t>
      </w:r>
      <w:r w:rsidR="00017BEE" w:rsidRPr="00B80243">
        <w:t xml:space="preserve">, </w:t>
      </w:r>
      <w:r w:rsidR="000B0708" w:rsidRPr="00B80243">
        <w:t>а</w:t>
      </w:r>
      <w:r w:rsidR="00477BA4" w:rsidRPr="00B80243">
        <w:t xml:space="preserve"> это глуп</w:t>
      </w:r>
      <w:r w:rsidR="000B0708" w:rsidRPr="00B80243">
        <w:t xml:space="preserve">ость и </w:t>
      </w:r>
      <w:r w:rsidR="00477BA4" w:rsidRPr="00B80243">
        <w:t xml:space="preserve">ложь. </w:t>
      </w:r>
      <w:r w:rsidR="009446A5" w:rsidRPr="00B80243">
        <w:t xml:space="preserve">Предназначение </w:t>
      </w:r>
      <w:r w:rsidR="00FB3574" w:rsidRPr="00B80243">
        <w:t>человек</w:t>
      </w:r>
      <w:r w:rsidR="009446A5" w:rsidRPr="00B80243">
        <w:t xml:space="preserve">а ‒ </w:t>
      </w:r>
      <w:r w:rsidR="000C6FB9" w:rsidRPr="00B80243">
        <w:t xml:space="preserve">превратить </w:t>
      </w:r>
      <w:r w:rsidR="007A6B92" w:rsidRPr="00B80243">
        <w:t xml:space="preserve">эту </w:t>
      </w:r>
      <w:r w:rsidR="00FB3574" w:rsidRPr="00B80243">
        <w:t>глуп</w:t>
      </w:r>
      <w:r w:rsidR="0014323C" w:rsidRPr="00B80243">
        <w:t xml:space="preserve">ость и </w:t>
      </w:r>
      <w:del w:id="52" w:author="Alina Pozin" w:date="2025-02-25T13:41:00Z" w16du:dateUtc="2025-02-25T11:41:00Z">
        <w:r w:rsidR="0014323C" w:rsidRPr="00B80243" w:rsidDel="005766CA">
          <w:delText xml:space="preserve">эту </w:delText>
        </w:r>
      </w:del>
      <w:r w:rsidR="00FB3574" w:rsidRPr="00B80243">
        <w:t xml:space="preserve">ложь в </w:t>
      </w:r>
      <w:ins w:id="53" w:author="Alina Pozin" w:date="2025-02-25T13:45:00Z" w16du:dateUtc="2025-02-25T11:45:00Z">
        <w:r w:rsidR="00636048">
          <w:t>«</w:t>
        </w:r>
      </w:ins>
      <w:r w:rsidR="00FB3574" w:rsidRPr="00B80243">
        <w:t>брусья для Скинии</w:t>
      </w:r>
      <w:ins w:id="54" w:author="Alina Pozin" w:date="2025-02-25T13:45:00Z" w16du:dateUtc="2025-02-25T11:45:00Z">
        <w:r w:rsidR="00636048">
          <w:t>»</w:t>
        </w:r>
      </w:ins>
      <w:r w:rsidR="00FB3574" w:rsidRPr="00B80243">
        <w:t>.</w:t>
      </w:r>
      <w:r w:rsidR="00F94CFE" w:rsidRPr="00B80243">
        <w:t xml:space="preserve"> </w:t>
      </w:r>
      <w:r w:rsidR="0014323C" w:rsidRPr="00B80243">
        <w:t xml:space="preserve">Духовные </w:t>
      </w:r>
      <w:r w:rsidR="00A20CE7" w:rsidRPr="00B80243">
        <w:t xml:space="preserve">брусья, как и </w:t>
      </w:r>
      <w:r w:rsidR="00EE7912" w:rsidRPr="00B80243">
        <w:t>реальные</w:t>
      </w:r>
      <w:r w:rsidR="008E79EE" w:rsidRPr="00B80243">
        <w:t xml:space="preserve">, </w:t>
      </w:r>
      <w:r w:rsidR="00A20CE7" w:rsidRPr="00B80243">
        <w:t xml:space="preserve">должны </w:t>
      </w:r>
      <w:r w:rsidR="00E03C20" w:rsidRPr="00B80243">
        <w:t xml:space="preserve">стоять </w:t>
      </w:r>
      <w:r w:rsidR="00A20CE7" w:rsidRPr="00B80243">
        <w:t>вертикально</w:t>
      </w:r>
      <w:r w:rsidR="00665449" w:rsidRPr="00B80243">
        <w:t>, чтобы</w:t>
      </w:r>
      <w:ins w:id="55" w:author="Alina Pozin" w:date="2025-02-25T13:42:00Z" w16du:dateUtc="2025-02-25T11:42:00Z">
        <w:r>
          <w:t>,</w:t>
        </w:r>
      </w:ins>
      <w:r w:rsidR="00665449" w:rsidRPr="00B80243">
        <w:t xml:space="preserve"> подобно </w:t>
      </w:r>
      <w:r w:rsidR="00E03C20" w:rsidRPr="00B80243">
        <w:t xml:space="preserve">колоннам дома, соединяющим </w:t>
      </w:r>
      <w:r w:rsidR="00FD7A61" w:rsidRPr="00B80243">
        <w:t>по</w:t>
      </w:r>
      <w:r w:rsidR="0042639D" w:rsidRPr="00B80243">
        <w:t>л</w:t>
      </w:r>
      <w:r w:rsidR="000E1CFE" w:rsidRPr="00B80243">
        <w:t xml:space="preserve"> </w:t>
      </w:r>
      <w:r w:rsidR="00B86F39" w:rsidRPr="00B80243">
        <w:t>с п</w:t>
      </w:r>
      <w:r w:rsidR="00FD7A61" w:rsidRPr="00B80243">
        <w:t>о</w:t>
      </w:r>
      <w:r w:rsidR="0042639D" w:rsidRPr="00B80243">
        <w:t>то</w:t>
      </w:r>
      <w:r w:rsidR="00FD7A61" w:rsidRPr="00B80243">
        <w:t>л</w:t>
      </w:r>
      <w:r w:rsidR="00B86F39" w:rsidRPr="00B80243">
        <w:t>к</w:t>
      </w:r>
      <w:r w:rsidR="00E46989" w:rsidRPr="00B80243">
        <w:t>о</w:t>
      </w:r>
      <w:r w:rsidR="00B86F39" w:rsidRPr="00B80243">
        <w:t>м</w:t>
      </w:r>
      <w:r w:rsidR="00F83980" w:rsidRPr="00B80243">
        <w:t xml:space="preserve"> </w:t>
      </w:r>
      <w:r w:rsidR="00ED56FD" w:rsidRPr="00B80243">
        <w:t xml:space="preserve">в </w:t>
      </w:r>
      <w:r w:rsidR="00620570" w:rsidRPr="00B80243">
        <w:t>одн</w:t>
      </w:r>
      <w:r w:rsidR="00ED56FD" w:rsidRPr="00B80243">
        <w:t xml:space="preserve">о </w:t>
      </w:r>
      <w:r w:rsidR="00620570" w:rsidRPr="00B80243">
        <w:t>цел</w:t>
      </w:r>
      <w:r w:rsidR="00ED56FD" w:rsidRPr="00B80243">
        <w:t>ое</w:t>
      </w:r>
      <w:r w:rsidR="00ED56FD" w:rsidRPr="00B80243">
        <w:rPr>
          <w:rStyle w:val="af1"/>
        </w:rPr>
        <w:footnoteReference w:id="19"/>
      </w:r>
      <w:r w:rsidR="00665449" w:rsidRPr="00B80243">
        <w:t xml:space="preserve">, </w:t>
      </w:r>
      <w:r w:rsidR="000E1CFE" w:rsidRPr="00B80243">
        <w:t>соедин</w:t>
      </w:r>
      <w:r w:rsidR="00665449" w:rsidRPr="00B80243">
        <w:t xml:space="preserve">ить </w:t>
      </w:r>
      <w:r w:rsidR="000E1CFE" w:rsidRPr="00B80243">
        <w:t>самый низ мироздания</w:t>
      </w:r>
      <w:r w:rsidR="00F83980" w:rsidRPr="00B80243">
        <w:t xml:space="preserve"> с самым верхом</w:t>
      </w:r>
      <w:r w:rsidR="00167BDE" w:rsidRPr="00B80243">
        <w:t xml:space="preserve">. </w:t>
      </w:r>
    </w:p>
    <w:p w14:paraId="06F14C7D" w14:textId="3D213E45" w:rsidR="00F875AB" w:rsidRPr="00B80243" w:rsidRDefault="000B0708" w:rsidP="00A92B45">
      <w:r w:rsidRPr="00B80243">
        <w:t xml:space="preserve">Из-за того, что </w:t>
      </w:r>
      <w:r w:rsidR="00EE7912" w:rsidRPr="00B80243">
        <w:t>раскрыт</w:t>
      </w:r>
      <w:r w:rsidR="0032667A" w:rsidRPr="00B80243">
        <w:t>ь</w:t>
      </w:r>
      <w:r w:rsidR="00EE7912" w:rsidRPr="00B80243">
        <w:t xml:space="preserve"> </w:t>
      </w:r>
      <w:r w:rsidR="0032667A" w:rsidRPr="00B80243">
        <w:t xml:space="preserve">присутствие </w:t>
      </w:r>
      <w:r w:rsidR="00EE7912" w:rsidRPr="00B80243">
        <w:t xml:space="preserve">Всевышнего в мире </w:t>
      </w:r>
      <w:r w:rsidR="0032667A" w:rsidRPr="00B80243">
        <w:t xml:space="preserve">поручено </w:t>
      </w:r>
      <w:del w:id="57" w:author="Alina Pozin" w:date="2025-02-25T13:42:00Z" w16du:dateUtc="2025-02-25T11:42:00Z">
        <w:r w:rsidR="00DF6F34" w:rsidRPr="00B80243" w:rsidDel="005766CA">
          <w:delText>народ</w:delText>
        </w:r>
        <w:r w:rsidR="0032667A" w:rsidRPr="00B80243" w:rsidDel="005766CA">
          <w:delText>у</w:delText>
        </w:r>
        <w:r w:rsidR="00DF6F34" w:rsidRPr="00B80243" w:rsidDel="005766CA">
          <w:delText xml:space="preserve"> Израиля</w:delText>
        </w:r>
      </w:del>
      <w:ins w:id="58" w:author="Alina Pozin" w:date="2025-02-25T13:42:00Z" w16du:dateUtc="2025-02-25T11:42:00Z">
        <w:r w:rsidR="005766CA" w:rsidRPr="00B80243">
          <w:t>Израил</w:t>
        </w:r>
        <w:r w:rsidR="005766CA">
          <w:t>ю</w:t>
        </w:r>
      </w:ins>
      <w:r w:rsidR="001D3C58" w:rsidRPr="00B80243">
        <w:t xml:space="preserve">, </w:t>
      </w:r>
      <w:r w:rsidR="0032667A" w:rsidRPr="00B80243">
        <w:t xml:space="preserve">о котором сказано: </w:t>
      </w:r>
      <w:r w:rsidR="00D850D2" w:rsidRPr="00B80243">
        <w:t>«</w:t>
      </w:r>
      <w:r w:rsidR="001D3C58" w:rsidRPr="00B80243">
        <w:t>народ Твой ‒ все праведники</w:t>
      </w:r>
      <w:r w:rsidR="00D850D2" w:rsidRPr="00B80243">
        <w:t>»</w:t>
      </w:r>
      <w:r w:rsidR="001D3C58" w:rsidRPr="00B80243">
        <w:t>,</w:t>
      </w:r>
      <w:r w:rsidR="00DF09AF" w:rsidRPr="00B80243">
        <w:rPr>
          <w:rStyle w:val="af1"/>
        </w:rPr>
        <w:footnoteReference w:id="20"/>
      </w:r>
      <w:r w:rsidR="00F10E30" w:rsidRPr="00B80243">
        <w:t xml:space="preserve"> </w:t>
      </w:r>
      <w:r w:rsidR="009026DA" w:rsidRPr="00B80243">
        <w:t>этот</w:t>
      </w:r>
      <w:r w:rsidR="00DF6F34" w:rsidRPr="00B80243">
        <w:t xml:space="preserve"> народ </w:t>
      </w:r>
      <w:r w:rsidR="009026DA" w:rsidRPr="00B80243">
        <w:t>называется «</w:t>
      </w:r>
      <w:r w:rsidR="00F10E30" w:rsidRPr="00B80243">
        <w:t>воинства Г-</w:t>
      </w:r>
      <w:proofErr w:type="spellStart"/>
      <w:r w:rsidR="00F10E30" w:rsidRPr="00B80243">
        <w:t>спода</w:t>
      </w:r>
      <w:proofErr w:type="spellEnd"/>
      <w:r w:rsidR="009026DA" w:rsidRPr="00B80243">
        <w:t>»</w:t>
      </w:r>
      <w:r w:rsidR="00DF09AF" w:rsidRPr="00B80243">
        <w:rPr>
          <w:rStyle w:val="af1"/>
        </w:rPr>
        <w:footnoteReference w:id="21"/>
      </w:r>
      <w:r w:rsidR="00682393" w:rsidRPr="00B80243">
        <w:t xml:space="preserve">. Слово «воинства» </w:t>
      </w:r>
      <w:r w:rsidR="00B939E7" w:rsidRPr="00B80243">
        <w:t xml:space="preserve">в святом языке </w:t>
      </w:r>
      <w:r w:rsidR="005B4D99" w:rsidRPr="00B80243">
        <w:t xml:space="preserve">имеет </w:t>
      </w:r>
      <w:r w:rsidR="000957E9" w:rsidRPr="00B80243">
        <w:t>тр</w:t>
      </w:r>
      <w:r w:rsidR="005B4D99" w:rsidRPr="00B80243">
        <w:t>и значения</w:t>
      </w:r>
      <w:r w:rsidR="001E7EFA" w:rsidRPr="00B80243">
        <w:t xml:space="preserve">: </w:t>
      </w:r>
      <w:r w:rsidR="005B4D99" w:rsidRPr="00B80243">
        <w:t xml:space="preserve">1) </w:t>
      </w:r>
      <w:r w:rsidR="001E7EFA" w:rsidRPr="00B80243">
        <w:t>в</w:t>
      </w:r>
      <w:r w:rsidR="007E1518" w:rsidRPr="00B80243">
        <w:t>ойско</w:t>
      </w:r>
      <w:ins w:id="59" w:author="Alina Pozin" w:date="2025-02-25T13:43:00Z" w16du:dateUtc="2025-02-25T11:43:00Z">
        <w:r w:rsidR="005766CA">
          <w:t>;</w:t>
        </w:r>
      </w:ins>
      <w:del w:id="60" w:author="Alina Pozin" w:date="2025-02-25T13:43:00Z" w16du:dateUtc="2025-02-25T11:43:00Z">
        <w:r w:rsidR="007E1518" w:rsidRPr="00B80243" w:rsidDel="005766CA">
          <w:delText>,</w:delText>
        </w:r>
      </w:del>
      <w:r w:rsidR="007E1518" w:rsidRPr="00B80243">
        <w:t xml:space="preserve"> евреи ‒ солдаты в обычном </w:t>
      </w:r>
      <w:r w:rsidR="00396897" w:rsidRPr="00B80243">
        <w:t xml:space="preserve">значении </w:t>
      </w:r>
      <w:r w:rsidR="007E1518" w:rsidRPr="00B80243">
        <w:t>этого слова</w:t>
      </w:r>
      <w:r w:rsidR="001E7EFA" w:rsidRPr="00B80243">
        <w:t xml:space="preserve">; </w:t>
      </w:r>
      <w:r w:rsidR="005B4D99" w:rsidRPr="00B80243">
        <w:t xml:space="preserve">2) </w:t>
      </w:r>
      <w:r w:rsidR="001E7EFA" w:rsidRPr="00B80243">
        <w:t>о</w:t>
      </w:r>
      <w:r w:rsidR="007E1518" w:rsidRPr="00B80243">
        <w:t>граниченное время</w:t>
      </w:r>
      <w:r w:rsidR="00A92B45" w:rsidRPr="00B80243">
        <w:t>,</w:t>
      </w:r>
      <w:r w:rsidR="007E1518" w:rsidRPr="00B80243">
        <w:t xml:space="preserve"> как </w:t>
      </w:r>
      <w:r w:rsidR="00175DE7" w:rsidRPr="00B80243">
        <w:t>в стихе</w:t>
      </w:r>
      <w:r w:rsidR="007E1518" w:rsidRPr="00B80243">
        <w:t xml:space="preserve"> «</w:t>
      </w:r>
      <w:r w:rsidR="001E7EFA" w:rsidRPr="00B80243">
        <w:t>Разве не обозначено человеку время службы на земле?..»</w:t>
      </w:r>
      <w:r w:rsidR="001E7EFA" w:rsidRPr="00B80243">
        <w:rPr>
          <w:rStyle w:val="af1"/>
        </w:rPr>
        <w:footnoteReference w:id="22"/>
      </w:r>
      <w:r w:rsidR="001E7EFA" w:rsidRPr="00B80243">
        <w:t xml:space="preserve">; </w:t>
      </w:r>
      <w:r w:rsidR="005B4D99" w:rsidRPr="00B80243">
        <w:t xml:space="preserve">3) </w:t>
      </w:r>
      <w:r w:rsidR="00175DE7" w:rsidRPr="00B80243">
        <w:t>характерное свойство</w:t>
      </w:r>
      <w:r w:rsidR="00A92B45" w:rsidRPr="00B80243">
        <w:t>,</w:t>
      </w:r>
      <w:r w:rsidR="00175DE7" w:rsidRPr="00B80243">
        <w:t xml:space="preserve"> как в</w:t>
      </w:r>
      <w:r w:rsidR="00D151B8" w:rsidRPr="00B80243">
        <w:t>о фразе «характерными сотворены»</w:t>
      </w:r>
      <w:r w:rsidR="00D151B8" w:rsidRPr="00B80243">
        <w:rPr>
          <w:rStyle w:val="af1"/>
        </w:rPr>
        <w:footnoteReference w:id="23"/>
      </w:r>
      <w:r w:rsidR="003B1CA3" w:rsidRPr="00B80243">
        <w:t xml:space="preserve">. </w:t>
      </w:r>
    </w:p>
    <w:p w14:paraId="6A5B5339" w14:textId="07A728B1" w:rsidR="004B7FE4" w:rsidRPr="00B80243" w:rsidRDefault="004B7FE4" w:rsidP="006B4219">
      <w:r w:rsidRPr="00B80243">
        <w:t>Последнее значение связано с понятием красоты</w:t>
      </w:r>
      <w:r w:rsidR="00CD3261" w:rsidRPr="00B80243">
        <w:t>. К</w:t>
      </w:r>
      <w:r w:rsidR="00E13244" w:rsidRPr="00B80243">
        <w:t xml:space="preserve">расота </w:t>
      </w:r>
      <w:r w:rsidRPr="00B80243">
        <w:t xml:space="preserve">возникает </w:t>
      </w:r>
      <w:r w:rsidR="004043DC" w:rsidRPr="00B80243">
        <w:t xml:space="preserve">тогда, когда </w:t>
      </w:r>
      <w:r w:rsidR="009965AF" w:rsidRPr="00B80243">
        <w:t xml:space="preserve">все </w:t>
      </w:r>
      <w:r w:rsidRPr="00B80243">
        <w:t>цвет</w:t>
      </w:r>
      <w:r w:rsidR="004043DC" w:rsidRPr="00B80243">
        <w:t xml:space="preserve">а </w:t>
      </w:r>
      <w:r w:rsidRPr="00B80243">
        <w:t>и оттенк</w:t>
      </w:r>
      <w:r w:rsidR="004043DC" w:rsidRPr="00B80243">
        <w:t>и гармони</w:t>
      </w:r>
      <w:r w:rsidR="00990108" w:rsidRPr="00B80243">
        <w:t xml:space="preserve">руют </w:t>
      </w:r>
      <w:r w:rsidR="004043DC" w:rsidRPr="00B80243">
        <w:t>друг с друг</w:t>
      </w:r>
      <w:r w:rsidRPr="00B80243">
        <w:t>о</w:t>
      </w:r>
      <w:r w:rsidR="00E0224C" w:rsidRPr="00B80243">
        <w:t xml:space="preserve">м. </w:t>
      </w:r>
      <w:r w:rsidR="00BF54B7" w:rsidRPr="00B80243">
        <w:t>А в</w:t>
      </w:r>
      <w:r w:rsidR="00E0224C" w:rsidRPr="00B80243">
        <w:t xml:space="preserve"> </w:t>
      </w:r>
      <w:r w:rsidR="00540340" w:rsidRPr="00B80243">
        <w:t xml:space="preserve">служении </w:t>
      </w:r>
      <w:r w:rsidR="000450A2" w:rsidRPr="00B80243">
        <w:t xml:space="preserve">народа </w:t>
      </w:r>
      <w:r w:rsidR="00CD3261" w:rsidRPr="00B80243">
        <w:t xml:space="preserve">красота </w:t>
      </w:r>
      <w:r w:rsidR="00BF54B7" w:rsidRPr="00B80243">
        <w:t>образуется</w:t>
      </w:r>
      <w:r w:rsidR="00AB0587" w:rsidRPr="00B80243">
        <w:t xml:space="preserve"> т</w:t>
      </w:r>
      <w:r w:rsidR="00BF54B7" w:rsidRPr="00B80243">
        <w:t>ем</w:t>
      </w:r>
      <w:r w:rsidR="00AB0587" w:rsidRPr="00B80243">
        <w:t xml:space="preserve">, </w:t>
      </w:r>
      <w:r w:rsidR="00FA59EA" w:rsidRPr="00B80243">
        <w:t xml:space="preserve">что </w:t>
      </w:r>
      <w:r w:rsidR="000450A2" w:rsidRPr="00B80243">
        <w:t xml:space="preserve">каждый </w:t>
      </w:r>
      <w:r w:rsidR="00FF3BDF" w:rsidRPr="00B80243">
        <w:t xml:space="preserve">человек </w:t>
      </w:r>
      <w:r w:rsidR="00540340" w:rsidRPr="00B80243">
        <w:t>дела</w:t>
      </w:r>
      <w:r w:rsidR="00E0453A" w:rsidRPr="00B80243">
        <w:t>е</w:t>
      </w:r>
      <w:r w:rsidR="00DC5AA7" w:rsidRPr="00B80243">
        <w:t>т</w:t>
      </w:r>
      <w:r w:rsidR="00E0453A" w:rsidRPr="00B80243">
        <w:t xml:space="preserve"> свою </w:t>
      </w:r>
      <w:r w:rsidR="00540340" w:rsidRPr="00B80243">
        <w:t xml:space="preserve">работу ‒ </w:t>
      </w:r>
      <w:r w:rsidR="004938D0" w:rsidRPr="00B80243">
        <w:t>во</w:t>
      </w:r>
      <w:r w:rsidR="00E0453A" w:rsidRPr="00B80243">
        <w:t xml:space="preserve">юет </w:t>
      </w:r>
      <w:r w:rsidR="004938D0" w:rsidRPr="00B80243">
        <w:t xml:space="preserve">за </w:t>
      </w:r>
      <w:r w:rsidR="002A59F8" w:rsidRPr="00B80243">
        <w:t>превращ</w:t>
      </w:r>
      <w:r w:rsidR="004938D0" w:rsidRPr="00B80243">
        <w:t xml:space="preserve">ение </w:t>
      </w:r>
      <w:r w:rsidR="002A59F8" w:rsidRPr="00B80243">
        <w:t>л</w:t>
      </w:r>
      <w:r w:rsidR="004938D0" w:rsidRPr="00B80243">
        <w:t xml:space="preserve">жи </w:t>
      </w:r>
      <w:r w:rsidR="002A59F8" w:rsidRPr="00B80243">
        <w:t xml:space="preserve">мира в «брусья </w:t>
      </w:r>
      <w:ins w:id="61" w:author="Alina Pozin" w:date="2025-02-25T13:45:00Z" w16du:dateUtc="2025-02-25T11:45:00Z">
        <w:r w:rsidR="00636048">
          <w:t xml:space="preserve">для </w:t>
        </w:r>
      </w:ins>
      <w:r w:rsidR="002A59F8" w:rsidRPr="00B80243">
        <w:t>Скинии»</w:t>
      </w:r>
      <w:r w:rsidR="008A08F4" w:rsidRPr="00B80243">
        <w:t>, дела</w:t>
      </w:r>
      <w:r w:rsidR="00E0453A" w:rsidRPr="00B80243">
        <w:t>е</w:t>
      </w:r>
      <w:r w:rsidR="00BA4B49" w:rsidRPr="00B80243">
        <w:t xml:space="preserve">т </w:t>
      </w:r>
      <w:r w:rsidR="008A08F4" w:rsidRPr="00B80243">
        <w:t xml:space="preserve">из мира жилище Ему, </w:t>
      </w:r>
      <w:r w:rsidR="00A00C66" w:rsidRPr="00B80243">
        <w:lastRenderedPageBreak/>
        <w:t>Б</w:t>
      </w:r>
      <w:r w:rsidR="008A08F4" w:rsidRPr="00B80243">
        <w:t>лагословенному, раскрыва</w:t>
      </w:r>
      <w:r w:rsidR="00E0453A" w:rsidRPr="00B80243">
        <w:t>е</w:t>
      </w:r>
      <w:r w:rsidR="00BA4B49" w:rsidRPr="00B80243">
        <w:t xml:space="preserve">т </w:t>
      </w:r>
      <w:r w:rsidR="00011A92" w:rsidRPr="00B80243">
        <w:t xml:space="preserve">«в них» </w:t>
      </w:r>
      <w:r w:rsidR="008A08F4" w:rsidRPr="00B80243">
        <w:t xml:space="preserve">Его </w:t>
      </w:r>
      <w:r w:rsidR="00B36EF4" w:rsidRPr="00B80243">
        <w:t>присутствие</w:t>
      </w:r>
      <w:r w:rsidR="004445F4" w:rsidRPr="00B80243">
        <w:t xml:space="preserve">, </w:t>
      </w:r>
      <w:r w:rsidR="00101C73" w:rsidRPr="00B80243">
        <w:t xml:space="preserve">‒ </w:t>
      </w:r>
      <w:r w:rsidR="00210A4F" w:rsidRPr="00B80243">
        <w:t xml:space="preserve">в </w:t>
      </w:r>
      <w:r w:rsidR="009170C4" w:rsidRPr="00B80243">
        <w:t>каждый момент времени</w:t>
      </w:r>
      <w:r w:rsidR="00937168" w:rsidRPr="00B80243">
        <w:t xml:space="preserve">, в </w:t>
      </w:r>
      <w:r w:rsidR="004445F4" w:rsidRPr="00B80243">
        <w:t>каждо</w:t>
      </w:r>
      <w:r w:rsidR="00937168" w:rsidRPr="00B80243">
        <w:t>м</w:t>
      </w:r>
      <w:r w:rsidR="004445F4" w:rsidRPr="00B80243">
        <w:t xml:space="preserve"> мест</w:t>
      </w:r>
      <w:r w:rsidR="000103C2" w:rsidRPr="00B80243">
        <w:t>е</w:t>
      </w:r>
      <w:r w:rsidR="00101C73" w:rsidRPr="00B80243">
        <w:t xml:space="preserve">, </w:t>
      </w:r>
      <w:r w:rsidR="006B4219" w:rsidRPr="00B80243">
        <w:t xml:space="preserve">и </w:t>
      </w:r>
      <w:r w:rsidR="00AB0587" w:rsidRPr="00B80243">
        <w:t xml:space="preserve">сочетает в своей деятельности </w:t>
      </w:r>
      <w:r w:rsidR="006B4219" w:rsidRPr="00B80243">
        <w:t>все виды работ</w:t>
      </w:r>
      <w:del w:id="62" w:author="Alina Pozin" w:date="2025-02-25T13:46:00Z" w16du:dateUtc="2025-02-25T11:46:00Z">
        <w:r w:rsidR="006B4219" w:rsidRPr="00B80243" w:rsidDel="00636048">
          <w:delText>.</w:delText>
        </w:r>
      </w:del>
      <w:r w:rsidR="00DE3B00" w:rsidRPr="00B80243">
        <w:rPr>
          <w:rStyle w:val="af1"/>
        </w:rPr>
        <w:footnoteReference w:id="24"/>
      </w:r>
      <w:ins w:id="65" w:author="Alina Pozin" w:date="2025-02-25T13:46:00Z" w16du:dateUtc="2025-02-25T11:46:00Z">
        <w:r w:rsidR="00636048" w:rsidRPr="00B80243">
          <w:t>.</w:t>
        </w:r>
      </w:ins>
      <w:r w:rsidR="006B4219" w:rsidRPr="00B80243">
        <w:t xml:space="preserve"> </w:t>
      </w:r>
    </w:p>
    <w:p w14:paraId="502FE30B" w14:textId="46A5DCF2" w:rsidR="000957E9" w:rsidRPr="00B80243" w:rsidRDefault="000957E9" w:rsidP="005F36B0">
      <w:r w:rsidRPr="00B80243">
        <w:t>2</w:t>
      </w:r>
    </w:p>
    <w:p w14:paraId="777570BA" w14:textId="29DE23F8" w:rsidR="00C25270" w:rsidRPr="00B80243" w:rsidRDefault="00493E71" w:rsidP="00FA59EA">
      <w:r w:rsidRPr="00B80243">
        <w:t>Далее</w:t>
      </w:r>
      <w:r w:rsidR="00A67D3E" w:rsidRPr="00B80243">
        <w:rPr>
          <w:rStyle w:val="af1"/>
        </w:rPr>
        <w:footnoteReference w:id="25"/>
      </w:r>
      <w:r w:rsidR="007F466E" w:rsidRPr="00B80243">
        <w:t xml:space="preserve"> рабби Йосеф-Ицхак </w:t>
      </w:r>
      <w:r w:rsidR="00563DFF" w:rsidRPr="00B80243">
        <w:t>пишет</w:t>
      </w:r>
      <w:r w:rsidR="007F466E" w:rsidRPr="00B80243">
        <w:t xml:space="preserve">: </w:t>
      </w:r>
      <w:commentRangeStart w:id="66"/>
      <w:r w:rsidR="00AB7BC4" w:rsidRPr="00B80243">
        <w:t>для того</w:t>
      </w:r>
      <w:del w:id="67" w:author="Alina Pozin" w:date="2025-02-25T13:46:00Z" w16du:dateUtc="2025-02-25T11:46:00Z">
        <w:r w:rsidR="00AB7BC4" w:rsidRPr="00B80243" w:rsidDel="00636048">
          <w:delText>,</w:delText>
        </w:r>
      </w:del>
      <w:r w:rsidR="00AB7BC4" w:rsidRPr="00B80243">
        <w:t xml:space="preserve"> </w:t>
      </w:r>
      <w:r w:rsidR="007F466E" w:rsidRPr="00B80243">
        <w:t xml:space="preserve">чтобы </w:t>
      </w:r>
      <w:r w:rsidR="007F1DFE" w:rsidRPr="00B80243">
        <w:t>евреи побед</w:t>
      </w:r>
      <w:r w:rsidRPr="00B80243">
        <w:t xml:space="preserve">или </w:t>
      </w:r>
      <w:r w:rsidR="00210A4F" w:rsidRPr="00B80243">
        <w:t>в этой войне</w:t>
      </w:r>
      <w:r w:rsidR="007F466E" w:rsidRPr="00B80243">
        <w:t xml:space="preserve">, </w:t>
      </w:r>
      <w:del w:id="68" w:author="Alina Pozin" w:date="2025-02-25T13:46:00Z" w16du:dateUtc="2025-02-25T11:46:00Z">
        <w:r w:rsidR="007F1DFE" w:rsidRPr="00B80243" w:rsidDel="00636048">
          <w:delText>для н</w:delText>
        </w:r>
        <w:r w:rsidR="00102049" w:rsidRPr="00B80243" w:rsidDel="00636048">
          <w:delText>и</w:delText>
        </w:r>
        <w:r w:rsidR="007F1DFE" w:rsidRPr="00B80243" w:rsidDel="00636048">
          <w:delText>х</w:delText>
        </w:r>
      </w:del>
      <w:ins w:id="69" w:author="Alina Pozin" w:date="2025-02-25T13:46:00Z" w16du:dateUtc="2025-02-25T11:46:00Z">
        <w:r w:rsidR="00636048">
          <w:t>перед ними</w:t>
        </w:r>
      </w:ins>
      <w:r w:rsidR="00102049" w:rsidRPr="00B80243">
        <w:t xml:space="preserve"> </w:t>
      </w:r>
      <w:r w:rsidR="00A67D3E" w:rsidRPr="00B80243">
        <w:t>раскрывают царские кладовые</w:t>
      </w:r>
      <w:commentRangeEnd w:id="66"/>
      <w:r w:rsidR="00636048">
        <w:rPr>
          <w:rStyle w:val="afa"/>
        </w:rPr>
        <w:commentReference w:id="66"/>
      </w:r>
      <w:r w:rsidR="00A67D3E" w:rsidRPr="00B80243">
        <w:t xml:space="preserve">. </w:t>
      </w:r>
      <w:r w:rsidR="007316F6" w:rsidRPr="00B80243">
        <w:t xml:space="preserve">Прежде </w:t>
      </w:r>
      <w:r w:rsidR="00A22688" w:rsidRPr="00B80243">
        <w:t>чем</w:t>
      </w:r>
      <w:r w:rsidR="00CF6DB4" w:rsidRPr="00B80243">
        <w:t xml:space="preserve"> объяснить</w:t>
      </w:r>
      <w:r w:rsidR="00AB7BC4" w:rsidRPr="00B80243">
        <w:t xml:space="preserve"> понятие кладовой</w:t>
      </w:r>
      <w:r w:rsidR="00CF6DB4" w:rsidRPr="00B80243">
        <w:t xml:space="preserve">, </w:t>
      </w:r>
      <w:r w:rsidR="00CE59F2" w:rsidRPr="00B80243">
        <w:t xml:space="preserve">он </w:t>
      </w:r>
      <w:r w:rsidR="00CF6DB4" w:rsidRPr="00B80243">
        <w:t xml:space="preserve">рассуждает </w:t>
      </w:r>
      <w:r w:rsidR="001D0A53" w:rsidRPr="00B80243">
        <w:t>о стремлени</w:t>
      </w:r>
      <w:r w:rsidR="00CE59F2" w:rsidRPr="00B80243">
        <w:t xml:space="preserve">и </w:t>
      </w:r>
      <w:r w:rsidR="001D0A53" w:rsidRPr="00B80243">
        <w:t>к победе</w:t>
      </w:r>
      <w:r w:rsidR="00A22688" w:rsidRPr="00B80243">
        <w:t xml:space="preserve">, ‒ оно </w:t>
      </w:r>
      <w:r w:rsidR="00CE59F2" w:rsidRPr="00B80243">
        <w:t xml:space="preserve">присуще именно </w:t>
      </w:r>
      <w:r w:rsidR="00BB3027" w:rsidRPr="00B80243">
        <w:t xml:space="preserve">человеку </w:t>
      </w:r>
      <w:r w:rsidR="00C25270" w:rsidRPr="00B80243">
        <w:t>высокого статуса</w:t>
      </w:r>
      <w:r w:rsidR="005F564C" w:rsidRPr="00B80243">
        <w:t xml:space="preserve">. Чем </w:t>
      </w:r>
      <w:r w:rsidR="00BB3027" w:rsidRPr="00B80243">
        <w:t xml:space="preserve">выше </w:t>
      </w:r>
      <w:r w:rsidR="00C25270" w:rsidRPr="00B80243">
        <w:t>статус</w:t>
      </w:r>
      <w:r w:rsidR="00BB3027" w:rsidRPr="00B80243">
        <w:t>, тем сильне</w:t>
      </w:r>
      <w:r w:rsidR="00A22688" w:rsidRPr="00B80243">
        <w:t xml:space="preserve">й </w:t>
      </w:r>
      <w:r w:rsidR="005F564C" w:rsidRPr="00B80243">
        <w:t>его обладател</w:t>
      </w:r>
      <w:r w:rsidR="00162302" w:rsidRPr="00B80243">
        <w:t xml:space="preserve">ь </w:t>
      </w:r>
      <w:r w:rsidR="00BB3027" w:rsidRPr="00B80243">
        <w:t>стрем</w:t>
      </w:r>
      <w:r w:rsidR="00162302" w:rsidRPr="00B80243">
        <w:t xml:space="preserve">ится </w:t>
      </w:r>
      <w:r w:rsidR="007316F6" w:rsidRPr="00B80243">
        <w:t>добиться своего</w:t>
      </w:r>
      <w:r w:rsidR="007C3F39" w:rsidRPr="00B80243">
        <w:t xml:space="preserve">, а больше всех ‒ </w:t>
      </w:r>
      <w:r w:rsidR="00F43B76" w:rsidRPr="00B80243">
        <w:t>цар</w:t>
      </w:r>
      <w:r w:rsidR="007C3F39" w:rsidRPr="00B80243">
        <w:t>ь</w:t>
      </w:r>
      <w:r w:rsidR="00F43B76" w:rsidRPr="00B80243">
        <w:t xml:space="preserve">, </w:t>
      </w:r>
      <w:r w:rsidR="00203D63" w:rsidRPr="00B80243">
        <w:t xml:space="preserve">потому что он </w:t>
      </w:r>
      <w:r w:rsidR="00F43B76" w:rsidRPr="00B80243">
        <w:t>«на голову выше всего народа»</w:t>
      </w:r>
      <w:r w:rsidR="00F43B76" w:rsidRPr="00B80243">
        <w:rPr>
          <w:rStyle w:val="af1"/>
        </w:rPr>
        <w:footnoteReference w:id="26"/>
      </w:r>
      <w:r w:rsidR="00F43B76" w:rsidRPr="00B80243">
        <w:t>.</w:t>
      </w:r>
    </w:p>
    <w:p w14:paraId="5494BC1C" w14:textId="3CDEF621" w:rsidR="00B47468" w:rsidRPr="00B80243" w:rsidRDefault="00C25270" w:rsidP="00661C93">
      <w:r w:rsidRPr="00B80243">
        <w:t xml:space="preserve">Далее рабби Йосеф-Ицхак </w:t>
      </w:r>
      <w:r w:rsidR="00563DFF" w:rsidRPr="00B80243">
        <w:t>пишет</w:t>
      </w:r>
      <w:r w:rsidR="007C6C0F" w:rsidRPr="00B80243">
        <w:t xml:space="preserve">: </w:t>
      </w:r>
      <w:r w:rsidR="00E90FFC" w:rsidRPr="00B80243">
        <w:t xml:space="preserve">войны </w:t>
      </w:r>
      <w:r w:rsidR="007C6C0F" w:rsidRPr="00B80243">
        <w:t xml:space="preserve">ведутся с </w:t>
      </w:r>
      <w:r w:rsidR="00E90FFC" w:rsidRPr="00B80243">
        <w:t>разны</w:t>
      </w:r>
      <w:r w:rsidR="007C6C0F" w:rsidRPr="00B80243">
        <w:t xml:space="preserve">ми </w:t>
      </w:r>
      <w:r w:rsidR="00E90FFC" w:rsidRPr="00B80243">
        <w:t>цел</w:t>
      </w:r>
      <w:r w:rsidR="007C6C0F" w:rsidRPr="00B80243">
        <w:t>ям</w:t>
      </w:r>
      <w:r w:rsidR="00E90FFC" w:rsidRPr="00B80243">
        <w:t>и</w:t>
      </w:r>
      <w:r w:rsidRPr="00B80243">
        <w:t xml:space="preserve">. </w:t>
      </w:r>
      <w:r w:rsidR="007C6C0F" w:rsidRPr="00B80243">
        <w:t xml:space="preserve">Есть </w:t>
      </w:r>
      <w:r w:rsidR="00DA3A68" w:rsidRPr="00B80243">
        <w:t>войны</w:t>
      </w:r>
      <w:r w:rsidR="007C6C0F" w:rsidRPr="00B80243">
        <w:t xml:space="preserve">, которые имеют </w:t>
      </w:r>
      <w:r w:rsidR="00884B36" w:rsidRPr="00B80243">
        <w:t xml:space="preserve">целью </w:t>
      </w:r>
      <w:r w:rsidR="00DA3A68" w:rsidRPr="00B80243">
        <w:t>захват</w:t>
      </w:r>
      <w:r w:rsidR="003E4025" w:rsidRPr="00B80243">
        <w:t xml:space="preserve"> добычи, </w:t>
      </w:r>
      <w:r w:rsidR="006668D7" w:rsidRPr="00B80243">
        <w:t xml:space="preserve">но </w:t>
      </w:r>
      <w:r w:rsidR="00884B36" w:rsidRPr="00B80243">
        <w:t xml:space="preserve">в основном </w:t>
      </w:r>
      <w:del w:id="70" w:author="Alina Pozin" w:date="2025-02-25T13:52:00Z" w16du:dateUtc="2025-02-25T11:52:00Z">
        <w:r w:rsidR="003E4025" w:rsidRPr="00B80243" w:rsidDel="009E39E6">
          <w:delText xml:space="preserve">войны </w:delText>
        </w:r>
      </w:del>
      <w:ins w:id="71" w:author="Alina Pozin" w:date="2025-02-25T13:52:00Z" w16du:dateUtc="2025-02-25T11:52:00Z">
        <w:r w:rsidR="009E39E6">
          <w:t>они</w:t>
        </w:r>
        <w:r w:rsidR="009E39E6" w:rsidRPr="00B80243">
          <w:t xml:space="preserve"> </w:t>
        </w:r>
      </w:ins>
      <w:r w:rsidR="003E4025" w:rsidRPr="00B80243">
        <w:t>ведутся</w:t>
      </w:r>
      <w:ins w:id="72" w:author="Alina Pozin" w:date="2025-02-25T13:52:00Z" w16du:dateUtc="2025-02-25T11:52:00Z">
        <w:r w:rsidR="009E39E6">
          <w:t xml:space="preserve"> </w:t>
        </w:r>
      </w:ins>
      <w:ins w:id="73" w:author="Alina Pozin" w:date="2025-02-25T13:53:00Z" w16du:dateUtc="2025-02-25T11:53:00Z">
        <w:r w:rsidR="009E39E6">
          <w:t>для того</w:t>
        </w:r>
      </w:ins>
      <w:r w:rsidR="00495DDF" w:rsidRPr="00B80243">
        <w:t xml:space="preserve">, чтобы </w:t>
      </w:r>
      <w:r w:rsidR="00DA3A68" w:rsidRPr="00B80243">
        <w:t>побед</w:t>
      </w:r>
      <w:r w:rsidR="00495DDF" w:rsidRPr="00B80243">
        <w:t xml:space="preserve">ить </w:t>
      </w:r>
      <w:r w:rsidR="008A44DF" w:rsidRPr="00B80243">
        <w:t>противника</w:t>
      </w:r>
      <w:r w:rsidR="00DA3A68" w:rsidRPr="00B80243">
        <w:t xml:space="preserve">. </w:t>
      </w:r>
      <w:r w:rsidR="00E90FFC" w:rsidRPr="00B80243">
        <w:t xml:space="preserve">Разница в том, что </w:t>
      </w:r>
      <w:r w:rsidR="00495DDF" w:rsidRPr="00B80243">
        <w:t xml:space="preserve">к </w:t>
      </w:r>
      <w:r w:rsidR="00AE2895" w:rsidRPr="00B80243">
        <w:t>захват</w:t>
      </w:r>
      <w:r w:rsidR="00495DDF" w:rsidRPr="00B80243">
        <w:t>у</w:t>
      </w:r>
      <w:r w:rsidR="003E4025" w:rsidRPr="00B80243">
        <w:t xml:space="preserve"> добычи </w:t>
      </w:r>
      <w:r w:rsidR="00495DDF" w:rsidRPr="00B80243">
        <w:t xml:space="preserve">подходят </w:t>
      </w:r>
      <w:r w:rsidR="00AE2895" w:rsidRPr="00B80243">
        <w:t>осмысленно</w:t>
      </w:r>
      <w:r w:rsidR="00C76DCE" w:rsidRPr="00B80243">
        <w:t>, рас</w:t>
      </w:r>
      <w:r w:rsidR="008A44DF" w:rsidRPr="00B80243">
        <w:t>с</w:t>
      </w:r>
      <w:r w:rsidR="00C76DCE" w:rsidRPr="00B80243">
        <w:t>ч</w:t>
      </w:r>
      <w:r w:rsidR="008A44DF" w:rsidRPr="00B80243">
        <w:t>и</w:t>
      </w:r>
      <w:r w:rsidR="00C76DCE" w:rsidRPr="00B80243">
        <w:t>т</w:t>
      </w:r>
      <w:r w:rsidR="008A44DF" w:rsidRPr="00B80243">
        <w:t>ыва</w:t>
      </w:r>
      <w:r w:rsidR="00495DDF" w:rsidRPr="00B80243">
        <w:t>ют</w:t>
      </w:r>
      <w:r w:rsidR="00D522CE" w:rsidRPr="00B80243">
        <w:t xml:space="preserve">, </w:t>
      </w:r>
      <w:r w:rsidR="00495DDF" w:rsidRPr="00B80243">
        <w:t xml:space="preserve">что </w:t>
      </w:r>
      <w:r w:rsidR="00D522CE" w:rsidRPr="00B80243">
        <w:t>вложить</w:t>
      </w:r>
      <w:r w:rsidR="00495DDF" w:rsidRPr="00B80243">
        <w:t xml:space="preserve"> </w:t>
      </w:r>
      <w:r w:rsidR="00D522CE" w:rsidRPr="00B80243">
        <w:t>в войну, чтобы она окупилась</w:t>
      </w:r>
      <w:r w:rsidR="00661C93" w:rsidRPr="00B80243">
        <w:t xml:space="preserve">. А </w:t>
      </w:r>
      <w:r w:rsidR="0016703B" w:rsidRPr="00B80243">
        <w:t xml:space="preserve">ради </w:t>
      </w:r>
      <w:r w:rsidR="008A44DF" w:rsidRPr="00B80243">
        <w:t xml:space="preserve">победы над </w:t>
      </w:r>
      <w:ins w:id="74" w:author="Alina Pozin" w:date="2025-02-25T13:53:00Z" w16du:dateUtc="2025-02-25T11:53:00Z">
        <w:r w:rsidR="009E39E6">
          <w:t>врагом</w:t>
        </w:r>
      </w:ins>
      <w:del w:id="75" w:author="Alina Pozin" w:date="2025-02-25T13:53:00Z" w16du:dateUtc="2025-02-25T11:53:00Z">
        <w:r w:rsidR="008A44DF" w:rsidRPr="00B80243" w:rsidDel="009E39E6">
          <w:delText>супостатом</w:delText>
        </w:r>
      </w:del>
      <w:r w:rsidR="008A44DF" w:rsidRPr="00B80243">
        <w:t xml:space="preserve"> </w:t>
      </w:r>
      <w:r w:rsidR="00A66073" w:rsidRPr="00B80243">
        <w:t xml:space="preserve">царь </w:t>
      </w:r>
      <w:r w:rsidR="001E1D98" w:rsidRPr="00B80243">
        <w:t xml:space="preserve">отдает </w:t>
      </w:r>
      <w:r w:rsidR="00A66073" w:rsidRPr="00B80243">
        <w:t>вс</w:t>
      </w:r>
      <w:r w:rsidR="001E1D98" w:rsidRPr="00B80243">
        <w:t>е сокровища</w:t>
      </w:r>
      <w:r w:rsidR="00EE546F" w:rsidRPr="00B80243">
        <w:t xml:space="preserve">, </w:t>
      </w:r>
      <w:r w:rsidR="00470538" w:rsidRPr="00B80243">
        <w:t xml:space="preserve">как </w:t>
      </w:r>
      <w:r w:rsidR="00EE546F" w:rsidRPr="00B80243">
        <w:t>собра</w:t>
      </w:r>
      <w:r w:rsidR="00470538" w:rsidRPr="00B80243">
        <w:t xml:space="preserve">нные им </w:t>
      </w:r>
      <w:r w:rsidR="00EE546F" w:rsidRPr="00B80243">
        <w:t>сам</w:t>
      </w:r>
      <w:r w:rsidR="00470538" w:rsidRPr="00B80243">
        <w:t>им</w:t>
      </w:r>
      <w:r w:rsidR="00EE546F" w:rsidRPr="00B80243">
        <w:t xml:space="preserve">, </w:t>
      </w:r>
      <w:r w:rsidR="00470538" w:rsidRPr="00B80243">
        <w:t xml:space="preserve">так </w:t>
      </w:r>
      <w:r w:rsidR="00EE546F" w:rsidRPr="00B80243">
        <w:t>и его предк</w:t>
      </w:r>
      <w:r w:rsidR="00470538" w:rsidRPr="00B80243">
        <w:t>ам</w:t>
      </w:r>
      <w:r w:rsidR="00EE546F" w:rsidRPr="00B80243">
        <w:t>и в течение всех поколений.</w:t>
      </w:r>
    </w:p>
    <w:p w14:paraId="6419FE10" w14:textId="0B69190C" w:rsidR="000957E9" w:rsidRPr="00B80243" w:rsidRDefault="0066196C" w:rsidP="0016703B">
      <w:r w:rsidRPr="00B80243">
        <w:t xml:space="preserve">Если </w:t>
      </w:r>
      <w:r w:rsidR="00B47468" w:rsidRPr="00B80243">
        <w:t xml:space="preserve">бы не </w:t>
      </w:r>
      <w:r w:rsidR="0016703B" w:rsidRPr="00B80243">
        <w:t xml:space="preserve">нужда в </w:t>
      </w:r>
      <w:r w:rsidR="001322AF" w:rsidRPr="00B80243">
        <w:t>побед</w:t>
      </w:r>
      <w:r w:rsidR="0016703B" w:rsidRPr="00B80243">
        <w:t>е</w:t>
      </w:r>
      <w:r w:rsidRPr="00B80243">
        <w:t xml:space="preserve"> </w:t>
      </w:r>
      <w:r w:rsidR="00B90575" w:rsidRPr="00B80243">
        <w:t>любой ценой</w:t>
      </w:r>
      <w:r w:rsidR="001322AF" w:rsidRPr="00B80243">
        <w:t xml:space="preserve">, </w:t>
      </w:r>
      <w:r w:rsidR="00D6761A" w:rsidRPr="00B80243">
        <w:t xml:space="preserve">царь </w:t>
      </w:r>
      <w:del w:id="76" w:author="Alina Pozin" w:date="2025-02-25T13:53:00Z" w16du:dateUtc="2025-02-25T11:53:00Z">
        <w:r w:rsidR="00820A0A" w:rsidRPr="00B80243" w:rsidDel="009E39E6">
          <w:delText xml:space="preserve">бы </w:delText>
        </w:r>
      </w:del>
      <w:r w:rsidR="00D6761A" w:rsidRPr="00B80243">
        <w:t xml:space="preserve">никогда </w:t>
      </w:r>
      <w:r w:rsidR="001322AF" w:rsidRPr="00B80243">
        <w:t xml:space="preserve">не </w:t>
      </w:r>
      <w:r w:rsidR="00820A0A" w:rsidRPr="00B80243">
        <w:t>ис</w:t>
      </w:r>
      <w:r w:rsidR="001322AF" w:rsidRPr="00B80243">
        <w:t>поль</w:t>
      </w:r>
      <w:r w:rsidR="001E1D98" w:rsidRPr="00B80243">
        <w:t>зовал</w:t>
      </w:r>
      <w:r w:rsidR="00820A0A" w:rsidRPr="00B80243">
        <w:t xml:space="preserve"> </w:t>
      </w:r>
      <w:ins w:id="77" w:author="Alina Pozin" w:date="2025-02-25T13:53:00Z" w16du:dateUtc="2025-02-25T11:53:00Z">
        <w:r w:rsidR="009E39E6" w:rsidRPr="00B80243">
          <w:t xml:space="preserve">бы </w:t>
        </w:r>
      </w:ins>
      <w:r w:rsidR="00820A0A" w:rsidRPr="00B80243">
        <w:t>эти сокровища</w:t>
      </w:r>
      <w:r w:rsidR="00E86BF3" w:rsidRPr="00B80243">
        <w:t>,</w:t>
      </w:r>
      <w:r w:rsidR="00B90575" w:rsidRPr="00B80243">
        <w:t xml:space="preserve"> </w:t>
      </w:r>
      <w:r w:rsidR="00820A0A" w:rsidRPr="00B80243">
        <w:t xml:space="preserve">более того, </w:t>
      </w:r>
      <w:r w:rsidR="00A96831" w:rsidRPr="00B80243">
        <w:t xml:space="preserve">даже </w:t>
      </w:r>
      <w:r w:rsidR="00E86BF3" w:rsidRPr="00B80243">
        <w:t xml:space="preserve">никому </w:t>
      </w:r>
      <w:r w:rsidR="00A0258A" w:rsidRPr="00B80243">
        <w:t xml:space="preserve">бы </w:t>
      </w:r>
      <w:ins w:id="78" w:author="Alina Pozin" w:date="2025-02-25T13:54:00Z" w16du:dateUtc="2025-02-25T11:54:00Z">
        <w:r w:rsidR="009E39E6">
          <w:t xml:space="preserve">их </w:t>
        </w:r>
      </w:ins>
      <w:r w:rsidR="00E86BF3" w:rsidRPr="00B80243">
        <w:t xml:space="preserve">не показал. </w:t>
      </w:r>
      <w:r w:rsidR="00851BFE" w:rsidRPr="00B80243">
        <w:t xml:space="preserve">Но </w:t>
      </w:r>
      <w:r w:rsidR="00E86BF3" w:rsidRPr="00B80243">
        <w:t xml:space="preserve">он открывает </w:t>
      </w:r>
      <w:r w:rsidR="00767265" w:rsidRPr="00B80243">
        <w:t xml:space="preserve">все </w:t>
      </w:r>
      <w:r w:rsidR="00E86BF3" w:rsidRPr="00B80243">
        <w:t>тайники</w:t>
      </w:r>
      <w:r w:rsidR="009254FB" w:rsidRPr="00B80243">
        <w:t xml:space="preserve"> </w:t>
      </w:r>
      <w:r w:rsidR="00DB66ED" w:rsidRPr="00B80243">
        <w:t xml:space="preserve">и </w:t>
      </w:r>
      <w:del w:id="79" w:author="Alina Pozin" w:date="2025-02-25T13:54:00Z" w16du:dateUtc="2025-02-25T11:54:00Z">
        <w:r w:rsidR="00851BFE" w:rsidRPr="00B80243" w:rsidDel="009E39E6">
          <w:delText>раз</w:delText>
        </w:r>
        <w:r w:rsidR="00DB66ED" w:rsidRPr="00B80243" w:rsidDel="009E39E6">
          <w:delText>дает</w:delText>
        </w:r>
        <w:r w:rsidR="00201D7C" w:rsidRPr="00B80243" w:rsidDel="009E39E6">
          <w:delText xml:space="preserve"> </w:delText>
        </w:r>
      </w:del>
      <w:ins w:id="80" w:author="Alina Pozin" w:date="2025-02-25T13:54:00Z" w16du:dateUtc="2025-02-25T11:54:00Z">
        <w:r w:rsidR="009E39E6">
          <w:t>тратит</w:t>
        </w:r>
        <w:r w:rsidR="009E39E6" w:rsidRPr="00B80243">
          <w:t xml:space="preserve"> </w:t>
        </w:r>
      </w:ins>
      <w:r w:rsidR="00201D7C" w:rsidRPr="00B80243">
        <w:t>их содержимое</w:t>
      </w:r>
      <w:ins w:id="81" w:author="Alina Pozin" w:date="2025-02-25T13:54:00Z" w16du:dateUtc="2025-02-25T11:54:00Z">
        <w:r w:rsidR="009E39E6">
          <w:t xml:space="preserve"> без счёту</w:t>
        </w:r>
      </w:ins>
      <w:r w:rsidR="00851BFE" w:rsidRPr="00B80243">
        <w:t>,</w:t>
      </w:r>
      <w:r w:rsidR="00DB66ED" w:rsidRPr="00B80243">
        <w:t xml:space="preserve"> </w:t>
      </w:r>
      <w:del w:id="82" w:author="Alina Pozin" w:date="2025-02-25T13:54:00Z" w16du:dateUtc="2025-02-25T11:54:00Z">
        <w:r w:rsidR="00851BFE" w:rsidRPr="00B80243" w:rsidDel="009E39E6">
          <w:delText xml:space="preserve">не считая, </w:delText>
        </w:r>
      </w:del>
      <w:r w:rsidR="00DB66ED" w:rsidRPr="00B80243">
        <w:t xml:space="preserve">чтобы его солдаты добыли </w:t>
      </w:r>
      <w:r w:rsidR="00851BFE" w:rsidRPr="00B80243">
        <w:t xml:space="preserve">ему </w:t>
      </w:r>
      <w:r w:rsidR="00DB66ED" w:rsidRPr="00B80243">
        <w:t xml:space="preserve">победу. </w:t>
      </w:r>
      <w:r w:rsidR="00201D7C" w:rsidRPr="00B80243">
        <w:t xml:space="preserve">Сокровища </w:t>
      </w:r>
      <w:r w:rsidR="00DC24FB" w:rsidRPr="00B80243">
        <w:t xml:space="preserve">раздаются </w:t>
      </w:r>
      <w:r w:rsidR="006A68EC" w:rsidRPr="00B80243">
        <w:t xml:space="preserve">через офицеров, </w:t>
      </w:r>
      <w:r w:rsidR="00201D7C" w:rsidRPr="00B80243">
        <w:t xml:space="preserve">но целью </w:t>
      </w:r>
      <w:r w:rsidR="00AE11EB" w:rsidRPr="00B80243">
        <w:t xml:space="preserve">являются </w:t>
      </w:r>
      <w:r w:rsidR="0005283E" w:rsidRPr="00B80243">
        <w:t>рядовы</w:t>
      </w:r>
      <w:r w:rsidR="00AE11EB" w:rsidRPr="00B80243">
        <w:t>е</w:t>
      </w:r>
      <w:r w:rsidR="0005283E" w:rsidRPr="00B80243">
        <w:t xml:space="preserve"> </w:t>
      </w:r>
      <w:r w:rsidR="00D679D8" w:rsidRPr="00B80243">
        <w:t>боевых частей</w:t>
      </w:r>
      <w:r w:rsidR="00DC24FB" w:rsidRPr="00B80243">
        <w:t xml:space="preserve">, </w:t>
      </w:r>
      <w:r w:rsidR="00B032E0" w:rsidRPr="00B80243">
        <w:t xml:space="preserve">именно </w:t>
      </w:r>
      <w:r w:rsidR="00D679D8" w:rsidRPr="00B80243">
        <w:t xml:space="preserve">они </w:t>
      </w:r>
      <w:r w:rsidR="00AF2565" w:rsidRPr="00B80243">
        <w:t>добыва</w:t>
      </w:r>
      <w:r w:rsidR="00B032E0" w:rsidRPr="00B80243">
        <w:t xml:space="preserve">ют </w:t>
      </w:r>
      <w:r w:rsidR="00AF2565" w:rsidRPr="00B80243">
        <w:t xml:space="preserve">победу </w:t>
      </w:r>
      <w:r w:rsidR="00CD61D7" w:rsidRPr="00B80243">
        <w:t xml:space="preserve">в войне, которую ведет царь. </w:t>
      </w:r>
    </w:p>
    <w:p w14:paraId="0469678F" w14:textId="28ABDDF8" w:rsidR="00CD61D7" w:rsidRPr="00B80243" w:rsidRDefault="00CD61D7" w:rsidP="005F36B0">
      <w:r w:rsidRPr="00B80243">
        <w:t>3</w:t>
      </w:r>
    </w:p>
    <w:p w14:paraId="5D5941AE" w14:textId="061A8C72" w:rsidR="009303E5" w:rsidRPr="00B80243" w:rsidRDefault="00CD61D7" w:rsidP="005F36B0">
      <w:r w:rsidRPr="00B80243">
        <w:t xml:space="preserve">Далее рабби Йосеф-Ицхак </w:t>
      </w:r>
      <w:r w:rsidR="001A30EC" w:rsidRPr="00B80243">
        <w:t>объясн</w:t>
      </w:r>
      <w:r w:rsidR="00AE11EB" w:rsidRPr="00B80243">
        <w:t xml:space="preserve">яет </w:t>
      </w:r>
      <w:r w:rsidRPr="00B80243">
        <w:t>поняти</w:t>
      </w:r>
      <w:r w:rsidR="00AE11EB" w:rsidRPr="00B80243">
        <w:t>е</w:t>
      </w:r>
      <w:r w:rsidRPr="00B80243">
        <w:t xml:space="preserve"> к</w:t>
      </w:r>
      <w:r w:rsidR="00257307" w:rsidRPr="00B80243">
        <w:t>ладовой</w:t>
      </w:r>
      <w:r w:rsidR="002D3126" w:rsidRPr="00B80243">
        <w:t xml:space="preserve"> </w:t>
      </w:r>
      <w:r w:rsidR="00E83B8F" w:rsidRPr="00B80243">
        <w:t>в</w:t>
      </w:r>
      <w:r w:rsidR="002D3126" w:rsidRPr="00B80243">
        <w:t xml:space="preserve"> духовном </w:t>
      </w:r>
      <w:r w:rsidR="00E83B8F" w:rsidRPr="00B80243">
        <w:t>смысле</w:t>
      </w:r>
      <w:r w:rsidR="00257307" w:rsidRPr="00B80243">
        <w:t xml:space="preserve">. </w:t>
      </w:r>
    </w:p>
    <w:p w14:paraId="714EAD80" w14:textId="7837C105" w:rsidR="009237DF" w:rsidRPr="00B80243" w:rsidRDefault="009303E5" w:rsidP="005F36B0">
      <w:r w:rsidRPr="00B80243">
        <w:t>Прежде всего</w:t>
      </w:r>
      <w:r w:rsidR="00B96741" w:rsidRPr="00B80243">
        <w:rPr>
          <w:rStyle w:val="af1"/>
        </w:rPr>
        <w:footnoteReference w:id="27"/>
      </w:r>
      <w:r w:rsidR="00257307" w:rsidRPr="00B80243">
        <w:t xml:space="preserve"> </w:t>
      </w:r>
      <w:r w:rsidRPr="00B80243">
        <w:t xml:space="preserve">он </w:t>
      </w:r>
      <w:r w:rsidR="00257307" w:rsidRPr="00B80243">
        <w:t xml:space="preserve">приводит </w:t>
      </w:r>
      <w:r w:rsidR="002D3126" w:rsidRPr="00B80243">
        <w:t xml:space="preserve">сказанное в </w:t>
      </w:r>
      <w:proofErr w:type="spellStart"/>
      <w:r w:rsidR="00B96741" w:rsidRPr="00B80243">
        <w:t>Тикуней</w:t>
      </w:r>
      <w:proofErr w:type="spellEnd"/>
      <w:r w:rsidR="00B96741" w:rsidRPr="00B80243">
        <w:t xml:space="preserve"> </w:t>
      </w:r>
      <w:proofErr w:type="spellStart"/>
      <w:r w:rsidR="00B96741" w:rsidRPr="00B80243">
        <w:t>Зоѓар</w:t>
      </w:r>
      <w:proofErr w:type="spellEnd"/>
      <w:r w:rsidR="00B96741" w:rsidRPr="00B80243">
        <w:t>: «</w:t>
      </w:r>
      <w:r w:rsidR="00875681" w:rsidRPr="00B80243">
        <w:t xml:space="preserve">Бесконечный </w:t>
      </w:r>
      <w:r w:rsidR="004012FC" w:rsidRPr="00B80243">
        <w:t>Б-</w:t>
      </w:r>
      <w:proofErr w:type="spellStart"/>
      <w:r w:rsidR="004012FC" w:rsidRPr="00B80243">
        <w:t>жественный</w:t>
      </w:r>
      <w:proofErr w:type="spellEnd"/>
      <w:r w:rsidR="004012FC" w:rsidRPr="00B80243">
        <w:t xml:space="preserve"> </w:t>
      </w:r>
      <w:r w:rsidR="00875681" w:rsidRPr="00B80243">
        <w:t xml:space="preserve">свет в самом верху </w:t>
      </w:r>
      <w:r w:rsidR="007E54EE" w:rsidRPr="00B80243">
        <w:t xml:space="preserve">не имеет </w:t>
      </w:r>
      <w:r w:rsidR="00875681" w:rsidRPr="00B80243">
        <w:t xml:space="preserve">конца </w:t>
      </w:r>
      <w:r w:rsidR="007E54EE" w:rsidRPr="00B80243">
        <w:t>и в самом низу не имеет предела»</w:t>
      </w:r>
      <w:r w:rsidR="007E54EE" w:rsidRPr="00B80243">
        <w:rPr>
          <w:rStyle w:val="af1"/>
        </w:rPr>
        <w:footnoteReference w:id="28"/>
      </w:r>
      <w:r w:rsidR="007E54EE" w:rsidRPr="00B80243">
        <w:t xml:space="preserve">. </w:t>
      </w:r>
      <w:r w:rsidR="00E83B8F" w:rsidRPr="00B80243">
        <w:t>Сначала</w:t>
      </w:r>
      <w:r w:rsidR="00EF7558" w:rsidRPr="00B80243">
        <w:rPr>
          <w:rStyle w:val="af1"/>
        </w:rPr>
        <w:footnoteReference w:id="29"/>
      </w:r>
      <w:r w:rsidR="00CF2D1F" w:rsidRPr="00B80243">
        <w:t xml:space="preserve"> он</w:t>
      </w:r>
      <w:r w:rsidRPr="00B80243">
        <w:t xml:space="preserve"> </w:t>
      </w:r>
      <w:r w:rsidR="00E77048" w:rsidRPr="00B80243">
        <w:t xml:space="preserve">объясняет </w:t>
      </w:r>
      <w:ins w:id="83" w:author="Alina Pozin" w:date="2025-02-25T13:56:00Z" w16du:dateUtc="2025-02-25T11:56:00Z">
        <w:r w:rsidR="009E39E6">
          <w:t xml:space="preserve">фразу </w:t>
        </w:r>
      </w:ins>
      <w:r w:rsidR="00E77048" w:rsidRPr="00B80243">
        <w:t>«</w:t>
      </w:r>
      <w:r w:rsidR="00416223" w:rsidRPr="00B80243">
        <w:t xml:space="preserve">в </w:t>
      </w:r>
      <w:r w:rsidR="00E77048" w:rsidRPr="00B80243">
        <w:t xml:space="preserve">самом низу не имеет предела»: свет </w:t>
      </w:r>
      <w:r w:rsidR="002A7E3D" w:rsidRPr="00B80243">
        <w:t xml:space="preserve">Всевышнего безгранично </w:t>
      </w:r>
      <w:r w:rsidR="004012FC" w:rsidRPr="00B80243">
        <w:t>раскры</w:t>
      </w:r>
      <w:r w:rsidR="002A7E3D" w:rsidRPr="00B80243">
        <w:t xml:space="preserve">т </w:t>
      </w:r>
      <w:r w:rsidR="004012FC" w:rsidRPr="00B80243">
        <w:t xml:space="preserve">на самых </w:t>
      </w:r>
      <w:ins w:id="84" w:author="Alina Pozin" w:date="2025-02-25T13:56:00Z" w16du:dateUtc="2025-02-25T11:56:00Z">
        <w:r w:rsidR="009E39E6">
          <w:t xml:space="preserve">последних и </w:t>
        </w:r>
      </w:ins>
      <w:r w:rsidR="004012FC" w:rsidRPr="00B80243">
        <w:t>нижних ступенях мироздания</w:t>
      </w:r>
      <w:del w:id="85" w:author="Alina Pozin" w:date="2025-02-25T13:56:00Z" w16du:dateUtc="2025-02-25T11:56:00Z">
        <w:r w:rsidR="004012FC" w:rsidRPr="00B80243" w:rsidDel="009E39E6">
          <w:delText>, самых последних и низменных</w:delText>
        </w:r>
      </w:del>
      <w:r w:rsidR="004012FC" w:rsidRPr="00B80243">
        <w:t>. Потом</w:t>
      </w:r>
      <w:r w:rsidR="00EF7558" w:rsidRPr="00B80243">
        <w:rPr>
          <w:rStyle w:val="af1"/>
        </w:rPr>
        <w:footnoteReference w:id="30"/>
      </w:r>
      <w:r w:rsidR="004012FC" w:rsidRPr="00B80243">
        <w:t xml:space="preserve"> переходит к объяснению </w:t>
      </w:r>
      <w:ins w:id="86" w:author="Alina Pozin" w:date="2025-02-25T13:56:00Z" w16du:dateUtc="2025-02-25T11:56:00Z">
        <w:r w:rsidR="009E39E6">
          <w:t xml:space="preserve">выражения </w:t>
        </w:r>
      </w:ins>
      <w:r w:rsidR="004012FC" w:rsidRPr="00B80243">
        <w:t>«</w:t>
      </w:r>
      <w:r w:rsidR="00EF7558" w:rsidRPr="00B80243">
        <w:t>в самом верху не имеет конца»</w:t>
      </w:r>
      <w:r w:rsidR="009B769A" w:rsidRPr="00B80243">
        <w:t xml:space="preserve">: свет возносится </w:t>
      </w:r>
      <w:del w:id="87" w:author="Alina Pozin" w:date="2025-02-25T13:57:00Z" w16du:dateUtc="2025-02-25T11:57:00Z">
        <w:r w:rsidR="009B769A" w:rsidRPr="00B80243" w:rsidDel="009E39E6">
          <w:delText>выше и</w:delText>
        </w:r>
      </w:del>
      <w:ins w:id="88" w:author="Alina Pozin" w:date="2025-02-25T13:57:00Z" w16du:dateUtc="2025-02-25T11:57:00Z">
        <w:r w:rsidR="009E39E6">
          <w:t>всё</w:t>
        </w:r>
      </w:ins>
      <w:r w:rsidR="009B769A" w:rsidRPr="00B80243">
        <w:t xml:space="preserve"> выше и </w:t>
      </w:r>
      <w:r w:rsidR="00786145" w:rsidRPr="00B80243">
        <w:t xml:space="preserve">скрывается </w:t>
      </w:r>
      <w:r w:rsidR="009B769A" w:rsidRPr="00B80243">
        <w:t xml:space="preserve">ступень за ступенью. </w:t>
      </w:r>
    </w:p>
    <w:p w14:paraId="50ECFDA6" w14:textId="7A2B5F1D" w:rsidR="00F83B73" w:rsidRPr="00B80243" w:rsidRDefault="00A55BAA" w:rsidP="00F362CB">
      <w:r w:rsidRPr="00B80243">
        <w:t xml:space="preserve">Такая последовательность объясняется тем, что </w:t>
      </w:r>
      <w:r w:rsidR="00F65C53" w:rsidRPr="00B80243">
        <w:t>«</w:t>
      </w:r>
      <w:r w:rsidR="000527C7" w:rsidRPr="00B80243">
        <w:t>кладовая</w:t>
      </w:r>
      <w:r w:rsidR="00F65C53" w:rsidRPr="00B80243">
        <w:t>»</w:t>
      </w:r>
      <w:r w:rsidR="000527C7" w:rsidRPr="00B80243">
        <w:t xml:space="preserve"> ‒ это то, что скрыто и спрятано</w:t>
      </w:r>
      <w:r w:rsidR="0029485D" w:rsidRPr="00B80243">
        <w:t xml:space="preserve">, </w:t>
      </w:r>
      <w:r w:rsidR="00CB5267" w:rsidRPr="00B80243">
        <w:t>о</w:t>
      </w:r>
      <w:r w:rsidR="0029485D" w:rsidRPr="00B80243">
        <w:t>печатано и укрыто от глаз</w:t>
      </w:r>
      <w:r w:rsidRPr="00B80243">
        <w:t xml:space="preserve">. </w:t>
      </w:r>
      <w:r w:rsidR="00197AA6" w:rsidRPr="00B80243">
        <w:t xml:space="preserve">Поэтому </w:t>
      </w:r>
      <w:r w:rsidR="003C357B" w:rsidRPr="00B80243">
        <w:t xml:space="preserve">понять </w:t>
      </w:r>
      <w:r w:rsidR="00760A87" w:rsidRPr="00B80243">
        <w:t xml:space="preserve">ее </w:t>
      </w:r>
      <w:r w:rsidR="00F362CB" w:rsidRPr="00B80243">
        <w:t xml:space="preserve">смысл </w:t>
      </w:r>
      <w:r w:rsidR="00760A87" w:rsidRPr="00B80243">
        <w:t xml:space="preserve">можно только после того, </w:t>
      </w:r>
      <w:r w:rsidR="00082E33" w:rsidRPr="00B80243">
        <w:t>как</w:t>
      </w:r>
      <w:r w:rsidR="00760A87" w:rsidRPr="00B80243">
        <w:t xml:space="preserve"> </w:t>
      </w:r>
      <w:r w:rsidR="00F65C53" w:rsidRPr="00B80243">
        <w:t xml:space="preserve">будет </w:t>
      </w:r>
      <w:r w:rsidR="00197AA6" w:rsidRPr="00B80243">
        <w:t xml:space="preserve">понят </w:t>
      </w:r>
      <w:r w:rsidR="00F362CB" w:rsidRPr="00B80243">
        <w:t xml:space="preserve">смысл </w:t>
      </w:r>
      <w:del w:id="89" w:author="Alina Pozin" w:date="2025-02-25T13:57:00Z" w16du:dateUtc="2025-02-25T11:57:00Z">
        <w:r w:rsidR="00364E8E" w:rsidRPr="00B80243" w:rsidDel="009E39E6">
          <w:delText>то</w:delText>
        </w:r>
        <w:r w:rsidR="008F7375" w:rsidRPr="00B80243" w:rsidDel="009E39E6">
          <w:delText>го</w:delText>
        </w:r>
        <w:r w:rsidR="00364E8E" w:rsidRPr="00B80243" w:rsidDel="009E39E6">
          <w:delText>, что открыто</w:delText>
        </w:r>
      </w:del>
      <w:ins w:id="90" w:author="Alina Pozin" w:date="2025-02-25T13:57:00Z" w16du:dateUtc="2025-02-25T11:57:00Z">
        <w:r w:rsidR="009E39E6">
          <w:t>открытого</w:t>
        </w:r>
      </w:ins>
      <w:r w:rsidR="00364E8E" w:rsidRPr="00B80243">
        <w:t xml:space="preserve">. </w:t>
      </w:r>
    </w:p>
    <w:p w14:paraId="613AA49F" w14:textId="77777777" w:rsidR="00F83B73" w:rsidRPr="00B80243" w:rsidRDefault="00F83B73" w:rsidP="00F83B73">
      <w:pPr>
        <w:pStyle w:val="2"/>
      </w:pPr>
      <w:r w:rsidRPr="00B80243">
        <w:lastRenderedPageBreak/>
        <w:t>Глава 2</w:t>
      </w:r>
    </w:p>
    <w:p w14:paraId="2FBD707E" w14:textId="0A0F67A2" w:rsidR="00F83B73" w:rsidRPr="00B80243" w:rsidRDefault="00F83B73" w:rsidP="00E93727">
      <w:r w:rsidRPr="00B80243">
        <w:t>1</w:t>
      </w:r>
    </w:p>
    <w:p w14:paraId="3AB98FAD" w14:textId="08F70D18" w:rsidR="005668B1" w:rsidRPr="00B80243" w:rsidRDefault="00174343" w:rsidP="000703EA">
      <w:r w:rsidRPr="00B80243">
        <w:t>Далее</w:t>
      </w:r>
      <w:r w:rsidR="00351F6E" w:rsidRPr="00B80243">
        <w:rPr>
          <w:rStyle w:val="af1"/>
        </w:rPr>
        <w:footnoteReference w:id="31"/>
      </w:r>
      <w:r w:rsidRPr="00B80243">
        <w:t xml:space="preserve"> рабби Йосеф-Ицхак пишет, что два </w:t>
      </w:r>
      <w:r w:rsidR="00082E33" w:rsidRPr="00B80243">
        <w:t xml:space="preserve">вида </w:t>
      </w:r>
      <w:del w:id="91" w:author="Alina Pozin" w:date="2025-02-25T14:42:00Z" w16du:dateUtc="2025-02-25T12:42:00Z">
        <w:r w:rsidRPr="00B80243" w:rsidDel="00106E2D">
          <w:delText xml:space="preserve">безграничности </w:delText>
        </w:r>
      </w:del>
      <w:ins w:id="92" w:author="Alina Pozin" w:date="2025-02-25T14:42:00Z" w16du:dateUtc="2025-02-25T12:42:00Z">
        <w:r w:rsidR="00106E2D" w:rsidRPr="00B80243">
          <w:t>безгранично</w:t>
        </w:r>
        <w:r w:rsidR="00106E2D">
          <w:t>го</w:t>
        </w:r>
        <w:r w:rsidR="00106E2D" w:rsidRPr="00B80243">
          <w:t xml:space="preserve"> </w:t>
        </w:r>
      </w:ins>
      <w:r w:rsidRPr="00B80243">
        <w:t xml:space="preserve">света являются </w:t>
      </w:r>
      <w:r w:rsidR="007B48BA" w:rsidRPr="00B80243">
        <w:t xml:space="preserve">двумя различными </w:t>
      </w:r>
      <w:r w:rsidR="00FF08AD" w:rsidRPr="00B80243">
        <w:t>уровнями</w:t>
      </w:r>
      <w:r w:rsidR="007B48BA" w:rsidRPr="00B80243">
        <w:t xml:space="preserve"> его раскрытия. </w:t>
      </w:r>
      <w:r w:rsidR="00082E33" w:rsidRPr="00B80243">
        <w:t xml:space="preserve">До сих пор </w:t>
      </w:r>
      <w:r w:rsidR="00501296" w:rsidRPr="00B80243">
        <w:t xml:space="preserve">оба </w:t>
      </w:r>
      <w:r w:rsidR="000811DF" w:rsidRPr="00B80243">
        <w:t xml:space="preserve">понятия </w:t>
      </w:r>
      <w:r w:rsidR="00BC125C" w:rsidRPr="00B80243">
        <w:t xml:space="preserve">использовались </w:t>
      </w:r>
      <w:r w:rsidR="00810F2D" w:rsidRPr="00B80243">
        <w:t xml:space="preserve">в </w:t>
      </w:r>
      <w:r w:rsidR="00501296" w:rsidRPr="00B80243">
        <w:t xml:space="preserve">их </w:t>
      </w:r>
      <w:r w:rsidR="00810F2D" w:rsidRPr="00B80243">
        <w:t>простом значении</w:t>
      </w:r>
      <w:r w:rsidR="001E16D6" w:rsidRPr="00B80243">
        <w:t xml:space="preserve">, </w:t>
      </w:r>
      <w:r w:rsidR="00AF3157" w:rsidRPr="00B80243">
        <w:t>в к</w:t>
      </w:r>
      <w:r w:rsidR="00FF08AD" w:rsidRPr="00B80243">
        <w:t xml:space="preserve">отором </w:t>
      </w:r>
      <w:r w:rsidR="00BC125C" w:rsidRPr="00B80243">
        <w:t xml:space="preserve">они толкуются </w:t>
      </w:r>
      <w:r w:rsidR="000703EA" w:rsidRPr="00B80243">
        <w:t xml:space="preserve">в </w:t>
      </w:r>
      <w:r w:rsidR="00BE47A2" w:rsidRPr="00B80243">
        <w:t>скрыт</w:t>
      </w:r>
      <w:r w:rsidR="000703EA" w:rsidRPr="00B80243">
        <w:t xml:space="preserve">ой </w:t>
      </w:r>
      <w:r w:rsidR="00BE47A2" w:rsidRPr="00B80243">
        <w:t>част</w:t>
      </w:r>
      <w:r w:rsidR="000703EA" w:rsidRPr="00B80243">
        <w:t>и</w:t>
      </w:r>
      <w:r w:rsidR="00BE47A2" w:rsidRPr="00B80243">
        <w:t xml:space="preserve"> Тор</w:t>
      </w:r>
      <w:r w:rsidR="00472652" w:rsidRPr="00B80243">
        <w:t>ы</w:t>
      </w:r>
      <w:r w:rsidR="00CF2A70" w:rsidRPr="00B80243">
        <w:t xml:space="preserve">: свет возносится в самый верх </w:t>
      </w:r>
      <w:r w:rsidR="00684C7C" w:rsidRPr="00B80243">
        <w:t xml:space="preserve">мироздания </w:t>
      </w:r>
      <w:r w:rsidR="00CF2A70" w:rsidRPr="00B80243">
        <w:t>и спускается в самый низ</w:t>
      </w:r>
      <w:r w:rsidR="002A0B22" w:rsidRPr="00B80243">
        <w:t>, т</w:t>
      </w:r>
      <w:r w:rsidR="00AF3157" w:rsidRPr="00B80243">
        <w:t xml:space="preserve">ем самым </w:t>
      </w:r>
      <w:r w:rsidR="00E31691" w:rsidRPr="00B80243">
        <w:t>наход</w:t>
      </w:r>
      <w:ins w:id="93" w:author="Alina Pozin" w:date="2025-02-25T14:43:00Z" w16du:dateUtc="2025-02-25T12:43:00Z">
        <w:r w:rsidR="00106E2D">
          <w:t>ясь</w:t>
        </w:r>
      </w:ins>
      <w:del w:id="94" w:author="Alina Pozin" w:date="2025-02-25T14:43:00Z" w16du:dateUtc="2025-02-25T12:43:00Z">
        <w:r w:rsidR="00E31691" w:rsidRPr="00B80243" w:rsidDel="00106E2D">
          <w:delText>ится</w:delText>
        </w:r>
      </w:del>
      <w:r w:rsidR="00E31691" w:rsidRPr="00B80243">
        <w:t xml:space="preserve"> в двух раз</w:t>
      </w:r>
      <w:r w:rsidR="00AF3157" w:rsidRPr="00B80243">
        <w:t>лич</w:t>
      </w:r>
      <w:r w:rsidR="00E31691" w:rsidRPr="00B80243">
        <w:t xml:space="preserve">ных местах. </w:t>
      </w:r>
    </w:p>
    <w:p w14:paraId="646F3CF9" w14:textId="2285F8D1" w:rsidR="00CD61D7" w:rsidRPr="00B80243" w:rsidRDefault="00553DF6" w:rsidP="00472652">
      <w:r w:rsidRPr="00B80243">
        <w:t xml:space="preserve">Теперь </w:t>
      </w:r>
      <w:r w:rsidR="00E10263" w:rsidRPr="00B80243">
        <w:t xml:space="preserve">рабби Йосеф-Ицхак </w:t>
      </w:r>
      <w:r w:rsidR="000C6024" w:rsidRPr="00B80243">
        <w:t xml:space="preserve">говорит </w:t>
      </w:r>
      <w:r w:rsidR="00BC125C" w:rsidRPr="00B80243">
        <w:t xml:space="preserve">нечто новое: </w:t>
      </w:r>
      <w:r w:rsidR="008D2645" w:rsidRPr="00B80243">
        <w:t xml:space="preserve">эти </w:t>
      </w:r>
      <w:r w:rsidR="00E10263" w:rsidRPr="00B80243">
        <w:t xml:space="preserve">два </w:t>
      </w:r>
      <w:r w:rsidR="008B7993" w:rsidRPr="00B80243">
        <w:t xml:space="preserve">свойства </w:t>
      </w:r>
      <w:r w:rsidR="00E10263" w:rsidRPr="00B80243">
        <w:t xml:space="preserve">имеются </w:t>
      </w:r>
      <w:r w:rsidR="00531476" w:rsidRPr="00B80243">
        <w:t>в самом свете</w:t>
      </w:r>
      <w:r w:rsidR="00FF14EF" w:rsidRPr="00B80243">
        <w:t xml:space="preserve">. </w:t>
      </w:r>
      <w:del w:id="95" w:author="Alina Pozin" w:date="2025-02-25T14:43:00Z" w16du:dateUtc="2025-02-25T12:43:00Z">
        <w:r w:rsidR="00FF14EF" w:rsidRPr="00B80243" w:rsidDel="00106E2D">
          <w:delText>Т</w:delText>
        </w:r>
        <w:r w:rsidR="00350325" w:rsidRPr="00B80243" w:rsidDel="00106E2D">
          <w:delText xml:space="preserve">еперь </w:delText>
        </w:r>
        <w:r w:rsidR="00FF14EF" w:rsidRPr="00B80243" w:rsidDel="00106E2D">
          <w:delText>это</w:delText>
        </w:r>
      </w:del>
      <w:ins w:id="96" w:author="Alina Pozin" w:date="2025-02-25T14:43:00Z" w16du:dateUtc="2025-02-25T12:43:00Z">
        <w:r w:rsidR="00106E2D">
          <w:t>То есть</w:t>
        </w:r>
      </w:ins>
      <w:r w:rsidR="00FF14EF" w:rsidRPr="00B80243">
        <w:t xml:space="preserve"> не один и тот же свет </w:t>
      </w:r>
      <w:r w:rsidR="00C74BC6" w:rsidRPr="00B80243">
        <w:t xml:space="preserve">находится </w:t>
      </w:r>
      <w:r w:rsidR="00FF14EF" w:rsidRPr="00B80243">
        <w:t>в двух разных местах</w:t>
      </w:r>
      <w:r w:rsidR="003B550E" w:rsidRPr="00B80243">
        <w:t xml:space="preserve">, а это две различные ступени </w:t>
      </w:r>
      <w:r w:rsidR="00E32834" w:rsidRPr="00B80243">
        <w:t xml:space="preserve">раскрытия </w:t>
      </w:r>
      <w:r w:rsidR="003B550E" w:rsidRPr="00B80243">
        <w:t>свет</w:t>
      </w:r>
      <w:r w:rsidR="00BF4443" w:rsidRPr="00B80243">
        <w:t>а</w:t>
      </w:r>
      <w:r w:rsidR="003B550E" w:rsidRPr="00B80243">
        <w:t xml:space="preserve">. </w:t>
      </w:r>
    </w:p>
    <w:p w14:paraId="34AB94F3" w14:textId="4421E062" w:rsidR="00482801" w:rsidRPr="00B80243" w:rsidRDefault="00E32834" w:rsidP="00106E2D">
      <w:del w:id="97" w:author="Alina Pozin" w:date="2025-02-25T14:43:00Z" w16du:dateUtc="2025-02-25T12:43:00Z">
        <w:r w:rsidRPr="00B80243" w:rsidDel="00106E2D">
          <w:delText>Отсюда понятно</w:delText>
        </w:r>
      </w:del>
      <w:ins w:id="98" w:author="Alina Pozin" w:date="2025-02-25T14:43:00Z" w16du:dateUtc="2025-02-25T12:43:00Z">
        <w:r w:rsidR="00106E2D">
          <w:t>Из этого следует</w:t>
        </w:r>
      </w:ins>
      <w:r w:rsidRPr="00B80243">
        <w:t xml:space="preserve">, что речь </w:t>
      </w:r>
      <w:r w:rsidR="006962AA" w:rsidRPr="00B80243">
        <w:t xml:space="preserve">не </w:t>
      </w:r>
      <w:r w:rsidRPr="00B80243">
        <w:t>идет о</w:t>
      </w:r>
      <w:r w:rsidR="00C31BC3" w:rsidRPr="00B80243">
        <w:t>б уровне</w:t>
      </w:r>
      <w:r w:rsidR="00225232" w:rsidRPr="00B80243">
        <w:t xml:space="preserve"> раскрытия, который называется «</w:t>
      </w:r>
      <w:r w:rsidR="0044093C" w:rsidRPr="00B80243">
        <w:t>возможност</w:t>
      </w:r>
      <w:r w:rsidR="00225232" w:rsidRPr="00B80243">
        <w:t>ь»</w:t>
      </w:r>
      <w:del w:id="99" w:author="Alina Pozin" w:date="2025-02-25T14:44:00Z" w16du:dateUtc="2025-02-25T12:44:00Z">
        <w:r w:rsidR="00225232" w:rsidRPr="00B80243" w:rsidDel="00106E2D">
          <w:delText>,</w:delText>
        </w:r>
      </w:del>
      <w:r w:rsidR="00225232" w:rsidRPr="00B80243">
        <w:t xml:space="preserve"> и </w:t>
      </w:r>
      <w:del w:id="100" w:author="Alina Pozin" w:date="2025-02-25T14:44:00Z" w16du:dateUtc="2025-02-25T12:44:00Z">
        <w:r w:rsidR="00225232" w:rsidRPr="00B80243" w:rsidDel="00106E2D">
          <w:delText xml:space="preserve">который </w:delText>
        </w:r>
      </w:del>
      <w:r w:rsidR="00225232" w:rsidRPr="00B80243">
        <w:t>относится к Сущности Всевышне</w:t>
      </w:r>
      <w:ins w:id="101" w:author="Alina Pozin" w:date="2025-02-25T14:44:00Z" w16du:dateUtc="2025-02-25T12:44:00Z">
        <w:r w:rsidR="00106E2D">
          <w:t>го</w:t>
        </w:r>
      </w:ins>
      <w:del w:id="102" w:author="Alina Pozin" w:date="2025-02-25T14:44:00Z" w16du:dateUtc="2025-02-25T12:44:00Z">
        <w:r w:rsidR="00225232" w:rsidRPr="00B80243" w:rsidDel="00106E2D">
          <w:delText>му</w:delText>
        </w:r>
      </w:del>
      <w:r w:rsidR="00225232" w:rsidRPr="00B80243">
        <w:t xml:space="preserve">. На этом уровне </w:t>
      </w:r>
      <w:r w:rsidR="00C31BC3" w:rsidRPr="00B80243">
        <w:t>свет еще не раскрыт</w:t>
      </w:r>
      <w:r w:rsidR="001D3D25" w:rsidRPr="00B80243">
        <w:t xml:space="preserve">, </w:t>
      </w:r>
      <w:del w:id="103" w:author="Alina Pozin" w:date="2025-02-25T14:52:00Z" w16du:dateUtc="2025-02-25T12:52:00Z">
        <w:r w:rsidR="00E30CFD" w:rsidRPr="00B80243" w:rsidDel="00106E2D">
          <w:delText xml:space="preserve">имеется </w:delText>
        </w:r>
      </w:del>
      <w:ins w:id="104" w:author="Alina Pozin" w:date="2025-02-25T14:52:00Z" w16du:dateUtc="2025-02-25T12:52:00Z">
        <w:r w:rsidR="00106E2D">
          <w:t>есть</w:t>
        </w:r>
        <w:r w:rsidR="00106E2D" w:rsidRPr="00B80243">
          <w:t xml:space="preserve"> </w:t>
        </w:r>
      </w:ins>
      <w:r w:rsidR="001D3D25" w:rsidRPr="00B80243">
        <w:t xml:space="preserve">только </w:t>
      </w:r>
      <w:r w:rsidR="00C31BC3" w:rsidRPr="00B80243">
        <w:t>возможность его раскрытия</w:t>
      </w:r>
      <w:r w:rsidR="00EF62FA" w:rsidRPr="00B80243">
        <w:t>, ‒</w:t>
      </w:r>
      <w:r w:rsidR="00E16BCE" w:rsidRPr="00B80243">
        <w:t xml:space="preserve"> </w:t>
      </w:r>
      <w:del w:id="105" w:author="Alina Pozin" w:date="2025-02-25T14:52:00Z" w16du:dateUtc="2025-02-25T12:52:00Z">
        <w:r w:rsidR="008B4AA5" w:rsidRPr="00B80243" w:rsidDel="00106E2D">
          <w:delText>мож</w:delText>
        </w:r>
        <w:r w:rsidR="00EF62FA" w:rsidRPr="00B80243" w:rsidDel="00106E2D">
          <w:delText xml:space="preserve">но </w:delText>
        </w:r>
      </w:del>
      <w:ins w:id="106" w:author="Alina Pozin" w:date="2025-02-25T14:52:00Z" w16du:dateUtc="2025-02-25T12:52:00Z">
        <w:r w:rsidR="00106E2D">
          <w:t>он может</w:t>
        </w:r>
        <w:r w:rsidR="00106E2D" w:rsidRPr="00B80243">
          <w:t xml:space="preserve"> </w:t>
        </w:r>
      </w:ins>
      <w:r w:rsidR="008B4AA5" w:rsidRPr="00B80243">
        <w:t xml:space="preserve">спуститься и раскрыться, а </w:t>
      </w:r>
      <w:del w:id="107" w:author="Alina Pozin" w:date="2025-02-25T14:52:00Z" w16du:dateUtc="2025-02-25T12:52:00Z">
        <w:r w:rsidR="008B4AA5" w:rsidRPr="00B80243" w:rsidDel="00106E2D">
          <w:delText>мож</w:delText>
        </w:r>
        <w:r w:rsidR="00EF62FA" w:rsidRPr="00B80243" w:rsidDel="00106E2D">
          <w:delText xml:space="preserve">но </w:delText>
        </w:r>
      </w:del>
      <w:ins w:id="108" w:author="Alina Pozin" w:date="2025-02-25T14:52:00Z" w16du:dateUtc="2025-02-25T12:52:00Z">
        <w:r w:rsidR="00106E2D" w:rsidRPr="00B80243">
          <w:t>мож</w:t>
        </w:r>
        <w:r w:rsidR="00106E2D">
          <w:t>ет</w:t>
        </w:r>
        <w:r w:rsidR="00106E2D" w:rsidRPr="00B80243">
          <w:t xml:space="preserve"> </w:t>
        </w:r>
      </w:ins>
      <w:r w:rsidRPr="00B80243">
        <w:t xml:space="preserve">не </w:t>
      </w:r>
      <w:r w:rsidR="00A5628E" w:rsidRPr="00B80243">
        <w:t xml:space="preserve">спускаться и не </w:t>
      </w:r>
      <w:r w:rsidRPr="00B80243">
        <w:t>раскрываться</w:t>
      </w:r>
      <w:r w:rsidR="00860EB8" w:rsidRPr="00B80243">
        <w:t xml:space="preserve">. </w:t>
      </w:r>
      <w:r w:rsidR="00623608" w:rsidRPr="00B80243">
        <w:t xml:space="preserve">Даже </w:t>
      </w:r>
      <w:r w:rsidR="0089078E" w:rsidRPr="00B80243">
        <w:t>если с</w:t>
      </w:r>
      <w:r w:rsidR="000D4DC6" w:rsidRPr="00B80243">
        <w:t xml:space="preserve"> большой натяжкой истолк</w:t>
      </w:r>
      <w:r w:rsidR="006602C5" w:rsidRPr="00B80243">
        <w:t xml:space="preserve">овать </w:t>
      </w:r>
      <w:r w:rsidR="000D4DC6" w:rsidRPr="00B80243">
        <w:t>дв</w:t>
      </w:r>
      <w:r w:rsidR="005D4031" w:rsidRPr="00B80243">
        <w:t xml:space="preserve">е ступени </w:t>
      </w:r>
      <w:r w:rsidR="000D4DC6" w:rsidRPr="00B80243">
        <w:t>как дв</w:t>
      </w:r>
      <w:r w:rsidR="004269A6" w:rsidRPr="00B80243">
        <w:t xml:space="preserve">е возможности, </w:t>
      </w:r>
      <w:r w:rsidR="0089078E" w:rsidRPr="00B80243">
        <w:t xml:space="preserve">все равно нельзя </w:t>
      </w:r>
      <w:r w:rsidR="005D4031" w:rsidRPr="00B80243">
        <w:t xml:space="preserve">будет </w:t>
      </w:r>
      <w:r w:rsidR="0089078E" w:rsidRPr="00B80243">
        <w:t xml:space="preserve">сказать, что между ними </w:t>
      </w:r>
      <w:del w:id="109" w:author="Alina Pozin" w:date="2025-02-25T14:52:00Z" w16du:dateUtc="2025-02-25T12:52:00Z">
        <w:r w:rsidR="0089078E" w:rsidRPr="00B80243" w:rsidDel="00C40741">
          <w:delText xml:space="preserve">имеется </w:delText>
        </w:r>
      </w:del>
      <w:ins w:id="110" w:author="Alina Pozin" w:date="2025-02-25T14:52:00Z" w16du:dateUtc="2025-02-25T12:52:00Z">
        <w:r w:rsidR="00C40741">
          <w:t>есть</w:t>
        </w:r>
        <w:r w:rsidR="00C40741" w:rsidRPr="00B80243">
          <w:t xml:space="preserve"> </w:t>
        </w:r>
      </w:ins>
      <w:ins w:id="111" w:author="Alina Pozin" w:date="2025-02-25T14:53:00Z" w16du:dateUtc="2025-02-25T12:53:00Z">
        <w:r w:rsidR="00C40741">
          <w:t xml:space="preserve">большая </w:t>
        </w:r>
      </w:ins>
      <w:r w:rsidR="0089078E" w:rsidRPr="00B80243">
        <w:t>разница</w:t>
      </w:r>
      <w:r w:rsidR="004757EC" w:rsidRPr="00B80243">
        <w:t xml:space="preserve">, </w:t>
      </w:r>
      <w:del w:id="112" w:author="Alina Pozin" w:date="2025-02-25T14:53:00Z" w16du:dateUtc="2025-02-25T12:53:00Z">
        <w:r w:rsidR="001D3D25" w:rsidRPr="00B80243" w:rsidDel="00C40741">
          <w:delText xml:space="preserve">да еще большая, </w:delText>
        </w:r>
      </w:del>
      <w:r w:rsidR="004757EC" w:rsidRPr="00B80243">
        <w:t xml:space="preserve">потому что </w:t>
      </w:r>
      <w:r w:rsidR="00A31A12" w:rsidRPr="00B80243">
        <w:t xml:space="preserve">возможность </w:t>
      </w:r>
      <w:r w:rsidR="004757EC" w:rsidRPr="00B80243">
        <w:t xml:space="preserve">сделать </w:t>
      </w:r>
      <w:r w:rsidR="007C1F66" w:rsidRPr="00B80243">
        <w:t xml:space="preserve">что-то </w:t>
      </w:r>
      <w:r w:rsidR="0067057C" w:rsidRPr="00B80243">
        <w:t xml:space="preserve">одним способом </w:t>
      </w:r>
      <w:r w:rsidR="007F78FE" w:rsidRPr="00B80243">
        <w:t xml:space="preserve">или </w:t>
      </w:r>
      <w:r w:rsidR="0067057C" w:rsidRPr="00B80243">
        <w:t xml:space="preserve">противоположным </w:t>
      </w:r>
      <w:r w:rsidR="004757EC" w:rsidRPr="00B80243">
        <w:t xml:space="preserve">‒ </w:t>
      </w:r>
      <w:r w:rsidR="0067057C" w:rsidRPr="00B80243">
        <w:t xml:space="preserve">это </w:t>
      </w:r>
      <w:r w:rsidR="004757EC" w:rsidRPr="00B80243">
        <w:t>одна</w:t>
      </w:r>
      <w:r w:rsidR="0067057C" w:rsidRPr="00B80243">
        <w:t xml:space="preserve"> возможность</w:t>
      </w:r>
      <w:r w:rsidR="004C72BE" w:rsidRPr="00B80243">
        <w:t>,</w:t>
      </w:r>
      <w:r w:rsidR="0067057C" w:rsidRPr="00B80243">
        <w:t xml:space="preserve"> </w:t>
      </w:r>
      <w:r w:rsidR="005D4031" w:rsidRPr="00B80243">
        <w:t xml:space="preserve">а не две, </w:t>
      </w:r>
      <w:r w:rsidR="007C1F66" w:rsidRPr="00B80243">
        <w:t>и</w:t>
      </w:r>
      <w:ins w:id="113" w:author="Alina Pozin" w:date="2025-02-25T15:09:00Z" w16du:dateUtc="2025-02-25T13:09:00Z">
        <w:r w:rsidR="00914C59">
          <w:t xml:space="preserve"> в итоге</w:t>
        </w:r>
      </w:ins>
      <w:del w:id="114" w:author="Alina Pozin" w:date="2025-02-25T15:00:00Z" w16du:dateUtc="2025-02-25T13:00:00Z">
        <w:r w:rsidR="007C1F66" w:rsidRPr="00B80243" w:rsidDel="00C40741">
          <w:delText xml:space="preserve"> </w:delText>
        </w:r>
      </w:del>
      <w:del w:id="115" w:author="Alina Pozin" w:date="2025-02-25T14:53:00Z" w16du:dateUtc="2025-02-25T12:53:00Z">
        <w:r w:rsidR="00263A72" w:rsidRPr="00B80243" w:rsidDel="00C40741">
          <w:delText xml:space="preserve">со стороны </w:delText>
        </w:r>
        <w:r w:rsidR="005D4031" w:rsidRPr="00B80243" w:rsidDel="00C40741">
          <w:delText>возможности</w:delText>
        </w:r>
      </w:del>
      <w:r w:rsidR="005D4031" w:rsidRPr="00B80243">
        <w:t xml:space="preserve"> </w:t>
      </w:r>
      <w:r w:rsidR="004C72BE" w:rsidRPr="00B80243">
        <w:t xml:space="preserve">нет никакой разницы между </w:t>
      </w:r>
      <w:r w:rsidR="0067057C" w:rsidRPr="00B80243">
        <w:t>способ</w:t>
      </w:r>
      <w:r w:rsidR="002A5858" w:rsidRPr="00B80243">
        <w:t>ами ее реализации</w:t>
      </w:r>
      <w:r w:rsidR="004C72BE" w:rsidRPr="00B80243">
        <w:t>.</w:t>
      </w:r>
      <w:r w:rsidR="00256F4E" w:rsidRPr="00B80243">
        <w:t xml:space="preserve"> </w:t>
      </w:r>
    </w:p>
    <w:p w14:paraId="1DC9BA11" w14:textId="326BE20D" w:rsidR="00E32834" w:rsidRPr="00B80243" w:rsidRDefault="00256F4E" w:rsidP="00256F4E">
      <w:r w:rsidRPr="00B80243">
        <w:t>Так что</w:t>
      </w:r>
      <w:r w:rsidR="00482801" w:rsidRPr="00B80243">
        <w:t>,</w:t>
      </w:r>
      <w:r w:rsidRPr="00B80243">
        <w:t xml:space="preserve"> </w:t>
      </w:r>
      <w:r w:rsidR="00482801" w:rsidRPr="00B80243">
        <w:t xml:space="preserve">когда говорится о двух ступенях раскрытия, </w:t>
      </w:r>
      <w:r w:rsidR="00F719CB" w:rsidRPr="00B80243">
        <w:t xml:space="preserve">имеется в виду </w:t>
      </w:r>
      <w:r w:rsidR="001A642C" w:rsidRPr="00B80243">
        <w:t>уров</w:t>
      </w:r>
      <w:r w:rsidR="00F719CB" w:rsidRPr="00B80243">
        <w:t>е</w:t>
      </w:r>
      <w:r w:rsidR="001A642C" w:rsidRPr="00B80243">
        <w:t>н</w:t>
      </w:r>
      <w:r w:rsidR="00F719CB" w:rsidRPr="00B80243">
        <w:t xml:space="preserve">ь </w:t>
      </w:r>
      <w:r w:rsidR="001A642C" w:rsidRPr="00B80243">
        <w:t>более низк</w:t>
      </w:r>
      <w:r w:rsidR="00F719CB" w:rsidRPr="00B80243">
        <w:t>ий</w:t>
      </w:r>
      <w:r w:rsidR="001A642C" w:rsidRPr="00B80243">
        <w:t>, чем</w:t>
      </w:r>
      <w:r w:rsidR="007C4928" w:rsidRPr="00B80243">
        <w:t xml:space="preserve"> </w:t>
      </w:r>
      <w:r w:rsidR="00F719CB" w:rsidRPr="00B80243">
        <w:t xml:space="preserve">тот, который называется </w:t>
      </w:r>
      <w:r w:rsidR="00B27139" w:rsidRPr="00B80243">
        <w:t>возможност</w:t>
      </w:r>
      <w:r w:rsidR="00F719CB" w:rsidRPr="00B80243">
        <w:t>ью</w:t>
      </w:r>
      <w:r w:rsidR="00F1736E" w:rsidRPr="00B80243">
        <w:rPr>
          <w:rStyle w:val="af1"/>
        </w:rPr>
        <w:footnoteReference w:id="32"/>
      </w:r>
      <w:r w:rsidR="007C1F66" w:rsidRPr="00B80243">
        <w:t>.</w:t>
      </w:r>
    </w:p>
    <w:p w14:paraId="6F8A610C" w14:textId="7D52BB32" w:rsidR="00B55320" w:rsidRPr="00B80243" w:rsidRDefault="00B55320" w:rsidP="00256F4E">
      <w:r w:rsidRPr="00B80243">
        <w:t>2</w:t>
      </w:r>
    </w:p>
    <w:p w14:paraId="69E456D0" w14:textId="23183B9E" w:rsidR="00B55320" w:rsidRPr="00B80243" w:rsidRDefault="00783418" w:rsidP="00256F4E">
      <w:r w:rsidRPr="00B80243">
        <w:t>Однако</w:t>
      </w:r>
      <w:del w:id="116" w:author="Alina Pozin" w:date="2025-02-25T15:09:00Z" w16du:dateUtc="2025-02-25T13:09:00Z">
        <w:r w:rsidRPr="00B80243" w:rsidDel="00914C59">
          <w:delText>,</w:delText>
        </w:r>
      </w:del>
      <w:r w:rsidRPr="00B80243">
        <w:t xml:space="preserve"> </w:t>
      </w:r>
      <w:r w:rsidR="00B55320" w:rsidRPr="00B80243">
        <w:t xml:space="preserve">если </w:t>
      </w:r>
      <w:r w:rsidR="00E101E2" w:rsidRPr="00B80243">
        <w:t xml:space="preserve">речь идет о </w:t>
      </w:r>
      <w:r w:rsidR="006074B6" w:rsidRPr="00B80243">
        <w:t xml:space="preserve">бесконечном свете, </w:t>
      </w:r>
      <w:r w:rsidR="00E101E2" w:rsidRPr="00B80243">
        <w:t xml:space="preserve">то </w:t>
      </w:r>
      <w:r w:rsidRPr="00B80243">
        <w:t xml:space="preserve">возникает вопрос: </w:t>
      </w:r>
      <w:r w:rsidR="002E5108" w:rsidRPr="00B80243">
        <w:t>как мож</w:t>
      </w:r>
      <w:r w:rsidR="00E101E2" w:rsidRPr="00B80243">
        <w:t xml:space="preserve">но </w:t>
      </w:r>
      <w:r w:rsidR="006074B6" w:rsidRPr="00B80243">
        <w:t>говорить</w:t>
      </w:r>
      <w:r w:rsidR="002E5108" w:rsidRPr="00B80243">
        <w:t xml:space="preserve">, что в нем </w:t>
      </w:r>
      <w:del w:id="117" w:author="Alina Pozin" w:date="2025-02-25T15:15:00Z" w16du:dateUtc="2025-02-25T13:15:00Z">
        <w:r w:rsidR="002E5108" w:rsidRPr="00B80243" w:rsidDel="00DC724A">
          <w:delText xml:space="preserve">имеется </w:delText>
        </w:r>
      </w:del>
      <w:ins w:id="118" w:author="Alina Pozin" w:date="2025-02-25T15:15:00Z" w16du:dateUtc="2025-02-25T13:15:00Z">
        <w:r w:rsidR="00DC724A">
          <w:t>есть</w:t>
        </w:r>
        <w:r w:rsidR="00DC724A" w:rsidRPr="00B80243">
          <w:t xml:space="preserve"> </w:t>
        </w:r>
      </w:ins>
      <w:r w:rsidR="006074B6" w:rsidRPr="00B80243">
        <w:t>верх и низ</w:t>
      </w:r>
      <w:r w:rsidR="002E5108" w:rsidRPr="00B80243">
        <w:t>?</w:t>
      </w:r>
      <w:r w:rsidR="000A2D53" w:rsidRPr="00B80243">
        <w:t xml:space="preserve"> Ведь выражение «бес</w:t>
      </w:r>
      <w:r w:rsidR="000E2F40" w:rsidRPr="00B80243">
        <w:t>к</w:t>
      </w:r>
      <w:r w:rsidR="000A2D53" w:rsidRPr="00B80243">
        <w:t>онечный свет»</w:t>
      </w:r>
      <w:r w:rsidR="000E2F40" w:rsidRPr="00B80243">
        <w:t xml:space="preserve">, как объясняет </w:t>
      </w:r>
      <w:proofErr w:type="spellStart"/>
      <w:r w:rsidR="000E2F40" w:rsidRPr="00B80243">
        <w:t>Алтер</w:t>
      </w:r>
      <w:proofErr w:type="spellEnd"/>
      <w:r w:rsidR="000E2F40" w:rsidRPr="00B80243">
        <w:t xml:space="preserve"> Ребе в нескольких местах</w:t>
      </w:r>
      <w:r w:rsidR="000E2F40" w:rsidRPr="00B80243">
        <w:rPr>
          <w:rStyle w:val="af1"/>
        </w:rPr>
        <w:footnoteReference w:id="33"/>
      </w:r>
      <w:r w:rsidR="000E2F40" w:rsidRPr="00B80243">
        <w:t xml:space="preserve">, означает не </w:t>
      </w:r>
      <w:ins w:id="119" w:author="Alina Pozin" w:date="2025-02-25T15:15:00Z" w16du:dateUtc="2025-02-25T13:15:00Z">
        <w:r w:rsidR="00DC724A">
          <w:t>«</w:t>
        </w:r>
      </w:ins>
      <w:r w:rsidR="000E2F40" w:rsidRPr="00B80243">
        <w:t>свет Бесконечного</w:t>
      </w:r>
      <w:ins w:id="120" w:author="Alina Pozin" w:date="2025-02-25T15:15:00Z" w16du:dateUtc="2025-02-25T13:15:00Z">
        <w:r w:rsidR="00DC724A">
          <w:t>»</w:t>
        </w:r>
      </w:ins>
      <w:r w:rsidR="000E2F40" w:rsidRPr="00B80243">
        <w:t xml:space="preserve">, а </w:t>
      </w:r>
      <w:r w:rsidR="00A819EE" w:rsidRPr="00B80243">
        <w:t xml:space="preserve">то, что </w:t>
      </w:r>
      <w:r w:rsidR="000E2F40" w:rsidRPr="00B80243">
        <w:t xml:space="preserve">сам свет </w:t>
      </w:r>
      <w:r w:rsidR="00A819EE" w:rsidRPr="00B80243">
        <w:t xml:space="preserve">‒ </w:t>
      </w:r>
      <w:r w:rsidR="000E2F40" w:rsidRPr="00B80243">
        <w:t xml:space="preserve">бесконечный. </w:t>
      </w:r>
      <w:r w:rsidR="002F6B78" w:rsidRPr="00B80243">
        <w:t>Б-</w:t>
      </w:r>
      <w:proofErr w:type="spellStart"/>
      <w:r w:rsidR="002F6B78" w:rsidRPr="00B80243">
        <w:t>жественный</w:t>
      </w:r>
      <w:proofErr w:type="spellEnd"/>
      <w:r w:rsidR="002F6B78" w:rsidRPr="00B80243">
        <w:t xml:space="preserve"> с</w:t>
      </w:r>
      <w:r w:rsidR="008E3906" w:rsidRPr="00B80243">
        <w:t>вет истинно бесконечен, в нем нет ни начала, ни конца</w:t>
      </w:r>
      <w:r w:rsidR="008E3906" w:rsidRPr="00B80243">
        <w:rPr>
          <w:rStyle w:val="af1"/>
        </w:rPr>
        <w:footnoteReference w:id="34"/>
      </w:r>
      <w:r w:rsidR="008E3906" w:rsidRPr="00B80243">
        <w:t xml:space="preserve">. </w:t>
      </w:r>
      <w:r w:rsidR="00EA197C" w:rsidRPr="00B80243">
        <w:t>А е</w:t>
      </w:r>
      <w:r w:rsidR="008E3906" w:rsidRPr="00B80243">
        <w:t xml:space="preserve">сли так, </w:t>
      </w:r>
      <w:r w:rsidR="002D622A" w:rsidRPr="00B80243">
        <w:t xml:space="preserve">как </w:t>
      </w:r>
      <w:r w:rsidR="008E3906" w:rsidRPr="00B80243">
        <w:t xml:space="preserve">можно говорить, что </w:t>
      </w:r>
      <w:proofErr w:type="spellStart"/>
      <w:ins w:id="121" w:author="Alina Pozin" w:date="2025-02-25T15:16:00Z" w16du:dateUtc="2025-02-25T13:16:00Z">
        <w:r w:rsidR="00DC724A">
          <w:t>он</w:t>
        </w:r>
      </w:ins>
      <w:del w:id="122" w:author="Alina Pozin" w:date="2025-02-25T15:16:00Z" w16du:dateUtc="2025-02-25T13:16:00Z">
        <w:r w:rsidR="008E3906" w:rsidRPr="00B80243" w:rsidDel="00DC724A">
          <w:delText xml:space="preserve">свет </w:delText>
        </w:r>
      </w:del>
      <w:r w:rsidR="008E3906" w:rsidRPr="00B80243">
        <w:t>делится</w:t>
      </w:r>
      <w:proofErr w:type="spellEnd"/>
      <w:r w:rsidR="008E3906" w:rsidRPr="00B80243">
        <w:t xml:space="preserve"> на две ступени?</w:t>
      </w:r>
    </w:p>
    <w:p w14:paraId="3D32DD94" w14:textId="43E277D3" w:rsidR="00953B06" w:rsidRPr="00B80243" w:rsidRDefault="00E75E4A" w:rsidP="00C6359E">
      <w:r w:rsidRPr="00B80243">
        <w:t xml:space="preserve">Ответ </w:t>
      </w:r>
      <w:r w:rsidR="00C6359E" w:rsidRPr="00B80243">
        <w:t xml:space="preserve">будет построен, в основном, на </w:t>
      </w:r>
      <w:r w:rsidR="0061539D" w:rsidRPr="00B80243">
        <w:t xml:space="preserve">сказанном в двух </w:t>
      </w:r>
      <w:proofErr w:type="spellStart"/>
      <w:r w:rsidR="0061539D" w:rsidRPr="00B80243">
        <w:t>маамарах</w:t>
      </w:r>
      <w:proofErr w:type="spellEnd"/>
      <w:r w:rsidR="0061539D" w:rsidRPr="00B80243">
        <w:t xml:space="preserve"> </w:t>
      </w:r>
      <w:proofErr w:type="spellStart"/>
      <w:r w:rsidR="00C6359E" w:rsidRPr="00B80243">
        <w:t>Алтер</w:t>
      </w:r>
      <w:proofErr w:type="spellEnd"/>
      <w:r w:rsidR="00C6359E" w:rsidRPr="00B80243">
        <w:t xml:space="preserve"> Ребе</w:t>
      </w:r>
      <w:r w:rsidR="00723079" w:rsidRPr="00B80243">
        <w:t>:</w:t>
      </w:r>
      <w:r w:rsidR="00551F1C" w:rsidRPr="00B80243">
        <w:t xml:space="preserve"> </w:t>
      </w:r>
      <w:r w:rsidR="007E7292" w:rsidRPr="00B80243">
        <w:t>«</w:t>
      </w:r>
      <w:proofErr w:type="spellStart"/>
      <w:r w:rsidR="007E7292" w:rsidRPr="00B80243">
        <w:t>Леѓ</w:t>
      </w:r>
      <w:r w:rsidR="006529C9" w:rsidRPr="00B80243">
        <w:t>авин</w:t>
      </w:r>
      <w:proofErr w:type="spellEnd"/>
      <w:r w:rsidR="006529C9" w:rsidRPr="00B80243">
        <w:t xml:space="preserve"> </w:t>
      </w:r>
      <w:proofErr w:type="spellStart"/>
      <w:r w:rsidR="006529C9" w:rsidRPr="00B80243">
        <w:t>иньян</w:t>
      </w:r>
      <w:proofErr w:type="spellEnd"/>
      <w:r w:rsidR="006529C9" w:rsidRPr="00B80243">
        <w:t xml:space="preserve"> Ор Эйн Соф»</w:t>
      </w:r>
      <w:r w:rsidR="006529C9" w:rsidRPr="00B80243">
        <w:rPr>
          <w:rStyle w:val="af1"/>
        </w:rPr>
        <w:footnoteReference w:id="35"/>
      </w:r>
      <w:r w:rsidR="006529C9" w:rsidRPr="00B80243">
        <w:t xml:space="preserve"> </w:t>
      </w:r>
      <w:r w:rsidR="008C6454" w:rsidRPr="00B80243">
        <w:t>и следующ</w:t>
      </w:r>
      <w:r w:rsidRPr="00B80243">
        <w:t xml:space="preserve">ем </w:t>
      </w:r>
      <w:r w:rsidR="008C6454" w:rsidRPr="00B80243">
        <w:t>после него</w:t>
      </w:r>
      <w:r w:rsidR="008C6454" w:rsidRPr="00B80243">
        <w:rPr>
          <w:rStyle w:val="af1"/>
        </w:rPr>
        <w:footnoteReference w:id="36"/>
      </w:r>
      <w:r w:rsidR="008C6454" w:rsidRPr="00B80243">
        <w:t xml:space="preserve">. </w:t>
      </w:r>
      <w:r w:rsidR="002C1A48" w:rsidRPr="00B80243">
        <w:t xml:space="preserve">Бесконечным светом </w:t>
      </w:r>
      <w:del w:id="123" w:author="Alina Pozin" w:date="2025-02-25T15:16:00Z" w16du:dateUtc="2025-02-25T13:16:00Z">
        <w:r w:rsidR="002C1A48" w:rsidRPr="00B80243" w:rsidDel="00DC724A">
          <w:delText xml:space="preserve">называется </w:delText>
        </w:r>
      </w:del>
      <w:ins w:id="124" w:author="Alina Pozin" w:date="2025-02-25T15:16:00Z" w16du:dateUtc="2025-02-25T13:16:00Z">
        <w:r w:rsidR="00DC724A" w:rsidRPr="00B80243">
          <w:t>называ</w:t>
        </w:r>
        <w:r w:rsidR="00DC724A">
          <w:t>ю</w:t>
        </w:r>
        <w:r w:rsidR="00DC724A" w:rsidRPr="00B80243">
          <w:t xml:space="preserve">тся </w:t>
        </w:r>
      </w:ins>
      <w:r w:rsidR="002C1A48" w:rsidRPr="00B80243">
        <w:t>влияние</w:t>
      </w:r>
      <w:r w:rsidR="00757B10" w:rsidRPr="00B80243">
        <w:t>,</w:t>
      </w:r>
      <w:r w:rsidR="00437DA5" w:rsidRPr="00B80243">
        <w:t xml:space="preserve"> </w:t>
      </w:r>
      <w:r w:rsidR="002C1A48" w:rsidRPr="00B80243">
        <w:t>сила</w:t>
      </w:r>
      <w:r w:rsidR="00CE1314" w:rsidRPr="00B80243">
        <w:t>,</w:t>
      </w:r>
      <w:r w:rsidR="007268F3" w:rsidRPr="00B80243">
        <w:t xml:space="preserve"> </w:t>
      </w:r>
      <w:r w:rsidR="002C1A48" w:rsidRPr="00B80243">
        <w:t>жизненность</w:t>
      </w:r>
      <w:r w:rsidR="007F3C7F" w:rsidRPr="00B80243">
        <w:t xml:space="preserve">, </w:t>
      </w:r>
      <w:r w:rsidR="00CE1314" w:rsidRPr="00B80243">
        <w:t>исходящ</w:t>
      </w:r>
      <w:r w:rsidR="00757B10" w:rsidRPr="00B80243">
        <w:t>и</w:t>
      </w:r>
      <w:r w:rsidR="00CE1314" w:rsidRPr="00B80243">
        <w:t xml:space="preserve">е </w:t>
      </w:r>
      <w:r w:rsidR="002C1A48" w:rsidRPr="00B80243">
        <w:t>от Всевышнего</w:t>
      </w:r>
      <w:r w:rsidR="003D64F9" w:rsidRPr="00B80243">
        <w:t xml:space="preserve">. </w:t>
      </w:r>
      <w:r w:rsidR="004F7E18" w:rsidRPr="00B80243">
        <w:t>«</w:t>
      </w:r>
      <w:r w:rsidR="00DB175A" w:rsidRPr="00B80243">
        <w:t>Бесконечным</w:t>
      </w:r>
      <w:r w:rsidR="004F7E18" w:rsidRPr="00B80243">
        <w:t>»</w:t>
      </w:r>
      <w:r w:rsidR="00DB175A" w:rsidRPr="00B80243">
        <w:t xml:space="preserve"> </w:t>
      </w:r>
      <w:r w:rsidR="00437DA5" w:rsidRPr="00B80243">
        <w:t xml:space="preserve">влияние </w:t>
      </w:r>
      <w:r w:rsidR="00E6644D" w:rsidRPr="00B80243">
        <w:t xml:space="preserve">Всевышнего </w:t>
      </w:r>
      <w:r w:rsidR="00DB175A" w:rsidRPr="00B80243">
        <w:t xml:space="preserve">называется потому, что </w:t>
      </w:r>
      <w:ins w:id="125" w:author="Alina Pozin" w:date="2025-02-25T15:27:00Z" w16du:dateUtc="2025-02-25T13:27:00Z">
        <w:r w:rsidR="006C5901">
          <w:t xml:space="preserve">оно </w:t>
        </w:r>
      </w:ins>
      <w:r w:rsidR="003D64F9" w:rsidRPr="00B80243">
        <w:t xml:space="preserve">создает и оживляет </w:t>
      </w:r>
      <w:r w:rsidR="008B0EA2" w:rsidRPr="00B80243">
        <w:t xml:space="preserve">бесконечное количество </w:t>
      </w:r>
      <w:r w:rsidR="003D64F9" w:rsidRPr="00B80243">
        <w:t>мир</w:t>
      </w:r>
      <w:r w:rsidR="008B0EA2" w:rsidRPr="00B80243">
        <w:t>ов</w:t>
      </w:r>
      <w:r w:rsidR="00757B10" w:rsidRPr="00B80243">
        <w:t xml:space="preserve">. </w:t>
      </w:r>
      <w:r w:rsidR="00E6644D" w:rsidRPr="00B80243">
        <w:t xml:space="preserve">А </w:t>
      </w:r>
      <w:r w:rsidR="004F7E18" w:rsidRPr="00B80243">
        <w:t>«</w:t>
      </w:r>
      <w:r w:rsidR="00E6644D" w:rsidRPr="00B80243">
        <w:t>светом</w:t>
      </w:r>
      <w:r w:rsidR="004F7E18" w:rsidRPr="00B80243">
        <w:t>»</w:t>
      </w:r>
      <w:r w:rsidR="00E6644D" w:rsidRPr="00B80243">
        <w:t xml:space="preserve"> ‒ потому, что </w:t>
      </w:r>
      <w:r w:rsidR="00886A11" w:rsidRPr="00B80243">
        <w:t xml:space="preserve">в </w:t>
      </w:r>
      <w:r w:rsidR="00886A11" w:rsidRPr="00B80243">
        <w:lastRenderedPageBreak/>
        <w:t xml:space="preserve">противоположность </w:t>
      </w:r>
      <w:r w:rsidR="008A7695" w:rsidRPr="00B80243">
        <w:t>излияни</w:t>
      </w:r>
      <w:r w:rsidR="00886A11" w:rsidRPr="00B80243">
        <w:t>ю</w:t>
      </w:r>
      <w:r w:rsidR="008A7695" w:rsidRPr="00B80243">
        <w:t xml:space="preserve"> </w:t>
      </w:r>
      <w:r w:rsidR="00612F6E" w:rsidRPr="00B80243">
        <w:t>блага</w:t>
      </w:r>
      <w:r w:rsidR="00953B06" w:rsidRPr="00B80243">
        <w:t>,</w:t>
      </w:r>
      <w:r w:rsidR="008A7695" w:rsidRPr="00B80243">
        <w:t xml:space="preserve"> </w:t>
      </w:r>
      <w:r w:rsidR="00D12E11" w:rsidRPr="00B80243">
        <w:t xml:space="preserve">не приводит к </w:t>
      </w:r>
      <w:r w:rsidR="000406DA" w:rsidRPr="00B80243">
        <w:t xml:space="preserve">смене состояний </w:t>
      </w:r>
      <w:r w:rsidR="00071FCF" w:rsidRPr="00B80243">
        <w:t xml:space="preserve">во </w:t>
      </w:r>
      <w:r w:rsidR="008A7695" w:rsidRPr="00B80243">
        <w:t>Всевышн</w:t>
      </w:r>
      <w:r w:rsidR="007268F3" w:rsidRPr="00B80243">
        <w:t>е</w:t>
      </w:r>
      <w:r w:rsidR="00071FCF" w:rsidRPr="00B80243">
        <w:t>м</w:t>
      </w:r>
      <w:ins w:id="126" w:author="Alina Pozin" w:date="2025-02-25T15:33:00Z" w16du:dateUtc="2025-02-25T13:33:00Z">
        <w:r w:rsidR="006C5901">
          <w:t>:</w:t>
        </w:r>
      </w:ins>
      <w:del w:id="127" w:author="Alina Pozin" w:date="2025-02-25T15:33:00Z" w16du:dateUtc="2025-02-25T13:33:00Z">
        <w:r w:rsidR="000406DA" w:rsidRPr="00B80243" w:rsidDel="006C5901">
          <w:delText>,</w:delText>
        </w:r>
      </w:del>
      <w:r w:rsidR="000406DA" w:rsidRPr="00B80243">
        <w:t xml:space="preserve"> </w:t>
      </w:r>
      <w:del w:id="128" w:author="Alina Pozin" w:date="2025-02-25T15:33:00Z" w16du:dateUtc="2025-02-25T13:33:00Z">
        <w:r w:rsidR="000406DA" w:rsidRPr="00B80243" w:rsidDel="006C5901">
          <w:delText xml:space="preserve">Всевышний </w:delText>
        </w:r>
      </w:del>
      <w:ins w:id="129" w:author="Alina Pozin" w:date="2025-02-25T15:33:00Z" w16du:dateUtc="2025-02-25T13:33:00Z">
        <w:r w:rsidR="006C5901">
          <w:t>Он</w:t>
        </w:r>
        <w:r w:rsidR="006C5901" w:rsidRPr="00B80243">
          <w:t xml:space="preserve"> </w:t>
        </w:r>
      </w:ins>
      <w:r w:rsidR="000406DA" w:rsidRPr="00B80243">
        <w:t>никак не изменяется от того, что из Него исходит свет</w:t>
      </w:r>
      <w:del w:id="130" w:author="Alina Pozin" w:date="2025-02-25T15:33:00Z" w16du:dateUtc="2025-02-25T13:33:00Z">
        <w:r w:rsidR="00DD2BB8" w:rsidRPr="00B80243" w:rsidDel="006C5901">
          <w:delText>.</w:delText>
        </w:r>
      </w:del>
      <w:r w:rsidR="00237861" w:rsidRPr="00B80243">
        <w:rPr>
          <w:rStyle w:val="af1"/>
        </w:rPr>
        <w:footnoteReference w:id="37"/>
      </w:r>
      <w:ins w:id="148" w:author="Alina Pozin" w:date="2025-02-25T15:33:00Z" w16du:dateUtc="2025-02-25T13:33:00Z">
        <w:r w:rsidR="006C5901" w:rsidRPr="00B80243">
          <w:t>.</w:t>
        </w:r>
      </w:ins>
      <w:r w:rsidR="00DD2BB8" w:rsidRPr="00B80243">
        <w:t xml:space="preserve"> </w:t>
      </w:r>
    </w:p>
    <w:p w14:paraId="0ADA0FB4" w14:textId="0D26AC19" w:rsidR="009978B2" w:rsidRPr="00B80243" w:rsidRDefault="00FB5100" w:rsidP="00256F4E">
      <w:r w:rsidRPr="00B80243">
        <w:t xml:space="preserve">Здесь уместна </w:t>
      </w:r>
      <w:r w:rsidR="005F22A6" w:rsidRPr="00B80243">
        <w:t>аллегория</w:t>
      </w:r>
      <w:r w:rsidRPr="00B80243">
        <w:t xml:space="preserve"> солнца и </w:t>
      </w:r>
      <w:r w:rsidR="00936040" w:rsidRPr="00B80243">
        <w:t xml:space="preserve">солнечного </w:t>
      </w:r>
      <w:r w:rsidRPr="00B80243">
        <w:t xml:space="preserve">света. </w:t>
      </w:r>
      <w:r w:rsidR="00CC32D1" w:rsidRPr="00B80243">
        <w:t xml:space="preserve">Или души, </w:t>
      </w:r>
      <w:r w:rsidR="00BD08F6" w:rsidRPr="00B80243">
        <w:t xml:space="preserve">которая </w:t>
      </w:r>
      <w:r w:rsidR="00CC32D1" w:rsidRPr="00B80243">
        <w:t>облачается в тел</w:t>
      </w:r>
      <w:r w:rsidR="00AC6AF7" w:rsidRPr="00B80243">
        <w:t>есную плоть</w:t>
      </w:r>
      <w:r w:rsidR="00CC32D1" w:rsidRPr="00B80243">
        <w:t>, и т</w:t>
      </w:r>
      <w:r w:rsidR="00AC6AF7" w:rsidRPr="00B80243">
        <w:t>а</w:t>
      </w:r>
      <w:r w:rsidR="00CC32D1" w:rsidRPr="00B80243">
        <w:t xml:space="preserve"> </w:t>
      </w:r>
      <w:del w:id="149" w:author="Alina Pozin" w:date="2025-02-25T15:38:00Z" w16du:dateUtc="2025-02-25T13:38:00Z">
        <w:r w:rsidR="00BD08F6" w:rsidRPr="00B80243" w:rsidDel="00FF0686">
          <w:delText xml:space="preserve">оживает </w:delText>
        </w:r>
      </w:del>
      <w:r w:rsidR="00CC32D1" w:rsidRPr="00B80243">
        <w:t>естественн</w:t>
      </w:r>
      <w:r w:rsidR="00121425" w:rsidRPr="00B80243">
        <w:t>ым образом</w:t>
      </w:r>
      <w:ins w:id="150" w:author="Alina Pozin" w:date="2025-02-25T15:38:00Z" w16du:dateUtc="2025-02-25T13:38:00Z">
        <w:r w:rsidR="00FF0686" w:rsidRPr="00FF0686">
          <w:t xml:space="preserve"> </w:t>
        </w:r>
        <w:r w:rsidR="00FF0686" w:rsidRPr="00B80243">
          <w:t>оживает</w:t>
        </w:r>
      </w:ins>
      <w:r w:rsidR="00DD2BB8" w:rsidRPr="00B80243">
        <w:t xml:space="preserve">. Душе </w:t>
      </w:r>
      <w:r w:rsidR="00CC32D1" w:rsidRPr="00B80243">
        <w:t xml:space="preserve">не </w:t>
      </w:r>
      <w:r w:rsidR="00BD08F6" w:rsidRPr="00B80243">
        <w:t xml:space="preserve">требуется </w:t>
      </w:r>
      <w:del w:id="151" w:author="Alina Pozin" w:date="2025-02-25T15:38:00Z" w16du:dateUtc="2025-02-25T13:38:00Z">
        <w:r w:rsidR="00CA4B05" w:rsidRPr="00B80243" w:rsidDel="00FF0686">
          <w:delText xml:space="preserve">быть </w:delText>
        </w:r>
        <w:r w:rsidR="004E248E" w:rsidRPr="00B80243" w:rsidDel="00FF0686">
          <w:delText>зан</w:delText>
        </w:r>
        <w:r w:rsidR="00CA4B05" w:rsidRPr="00B80243" w:rsidDel="00FF0686">
          <w:delText>ятой</w:delText>
        </w:r>
      </w:del>
      <w:ins w:id="152" w:author="Alina Pozin" w:date="2025-02-25T15:38:00Z" w16du:dateUtc="2025-02-25T13:38:00Z">
        <w:r w:rsidR="00FF0686">
          <w:t>специально заниматься</w:t>
        </w:r>
      </w:ins>
      <w:r w:rsidR="00CA4B05" w:rsidRPr="00B80243">
        <w:t xml:space="preserve"> </w:t>
      </w:r>
      <w:r w:rsidR="004E248E" w:rsidRPr="00B80243">
        <w:t>оживлением</w:t>
      </w:r>
      <w:r w:rsidR="003620FB" w:rsidRPr="00B80243">
        <w:t xml:space="preserve"> тела</w:t>
      </w:r>
      <w:r w:rsidR="004E248E" w:rsidRPr="00B80243">
        <w:t xml:space="preserve">, </w:t>
      </w:r>
      <w:r w:rsidR="00121425" w:rsidRPr="00B80243">
        <w:t xml:space="preserve">как в случае, если бы она </w:t>
      </w:r>
      <w:r w:rsidR="00810551" w:rsidRPr="00B80243">
        <w:t>пере</w:t>
      </w:r>
      <w:r w:rsidR="009201E5" w:rsidRPr="00B80243">
        <w:t>дава</w:t>
      </w:r>
      <w:r w:rsidR="00DA0D19" w:rsidRPr="00B80243">
        <w:t xml:space="preserve">ла </w:t>
      </w:r>
      <w:r w:rsidR="003620FB" w:rsidRPr="00B80243">
        <w:t>ему</w:t>
      </w:r>
      <w:r w:rsidR="00936040" w:rsidRPr="00B80243">
        <w:t xml:space="preserve"> </w:t>
      </w:r>
      <w:r w:rsidR="0075107F" w:rsidRPr="00B80243">
        <w:t>сво</w:t>
      </w:r>
      <w:r w:rsidR="00936040" w:rsidRPr="00B80243">
        <w:t xml:space="preserve">ю </w:t>
      </w:r>
      <w:r w:rsidR="00251856" w:rsidRPr="00B80243">
        <w:t>энерги</w:t>
      </w:r>
      <w:r w:rsidR="00936040" w:rsidRPr="00B80243">
        <w:t>ю</w:t>
      </w:r>
      <w:r w:rsidR="00121425" w:rsidRPr="00B80243">
        <w:t xml:space="preserve">. </w:t>
      </w:r>
      <w:r w:rsidR="00364F24" w:rsidRPr="00B80243">
        <w:t xml:space="preserve">Поэтому душа </w:t>
      </w:r>
      <w:r w:rsidR="008E0745" w:rsidRPr="00B80243">
        <w:t xml:space="preserve">здесь </w:t>
      </w:r>
      <w:r w:rsidR="00364F24" w:rsidRPr="00B80243">
        <w:t>также используется в качестве иллюстр</w:t>
      </w:r>
      <w:r w:rsidR="008E0745" w:rsidRPr="00B80243">
        <w:t>ации понятия света и отсвета или отблеска</w:t>
      </w:r>
      <w:r w:rsidR="00364F24" w:rsidRPr="00B80243">
        <w:t>.</w:t>
      </w:r>
    </w:p>
    <w:p w14:paraId="77D6606A" w14:textId="5C524B79" w:rsidR="00223370" w:rsidRPr="00B80243" w:rsidRDefault="009978B2" w:rsidP="00256F4E">
      <w:r w:rsidRPr="00B80243">
        <w:t xml:space="preserve">Далее </w:t>
      </w:r>
      <w:proofErr w:type="spellStart"/>
      <w:r w:rsidRPr="00B80243">
        <w:t>Алтер</w:t>
      </w:r>
      <w:proofErr w:type="spellEnd"/>
      <w:r w:rsidRPr="00B80243">
        <w:t xml:space="preserve"> Ребе пишет, что </w:t>
      </w:r>
      <w:r w:rsidR="00365870" w:rsidRPr="00B80243">
        <w:t xml:space="preserve">бесконечный свет </w:t>
      </w:r>
      <w:r w:rsidR="00E0694B" w:rsidRPr="00B80243">
        <w:t xml:space="preserve">способен </w:t>
      </w:r>
      <w:r w:rsidR="00365870" w:rsidRPr="00B80243">
        <w:t xml:space="preserve">создать бесконечное количество миров и раскрыться бесконечным количеством </w:t>
      </w:r>
      <w:proofErr w:type="spellStart"/>
      <w:r w:rsidR="00365870" w:rsidRPr="00B80243">
        <w:t>сфирот</w:t>
      </w:r>
      <w:proofErr w:type="spellEnd"/>
      <w:r w:rsidR="008F169C" w:rsidRPr="00B80243">
        <w:t xml:space="preserve"> (конец пересказа слов </w:t>
      </w:r>
      <w:proofErr w:type="spellStart"/>
      <w:r w:rsidR="008F169C" w:rsidRPr="00B80243">
        <w:t>Алтер</w:t>
      </w:r>
      <w:proofErr w:type="spellEnd"/>
      <w:r w:rsidR="008F169C" w:rsidRPr="00B80243">
        <w:t xml:space="preserve"> Ребе). </w:t>
      </w:r>
    </w:p>
    <w:p w14:paraId="2680368E" w14:textId="0C102B89" w:rsidR="0075419E" w:rsidRPr="00B80243" w:rsidRDefault="00223370" w:rsidP="00256F4E">
      <w:r w:rsidRPr="00B80243">
        <w:t xml:space="preserve">Выходит, </w:t>
      </w:r>
      <w:r w:rsidR="00F27AD2" w:rsidRPr="00B80243">
        <w:t xml:space="preserve">что </w:t>
      </w:r>
      <w:r w:rsidRPr="00B80243">
        <w:t>когда Б-</w:t>
      </w:r>
      <w:proofErr w:type="spellStart"/>
      <w:r w:rsidRPr="00B80243">
        <w:t>жественность</w:t>
      </w:r>
      <w:proofErr w:type="spellEnd"/>
      <w:r w:rsidRPr="00B80243">
        <w:t xml:space="preserve"> называют светом, </w:t>
      </w:r>
      <w:r w:rsidR="00FD28A3" w:rsidRPr="00B80243">
        <w:t xml:space="preserve">то </w:t>
      </w:r>
      <w:r w:rsidR="00B0586B" w:rsidRPr="00B80243">
        <w:t xml:space="preserve">хотят подчеркнуть, что </w:t>
      </w:r>
      <w:r w:rsidR="00BC4C42" w:rsidRPr="00B80243">
        <w:t xml:space="preserve">имеют в виду </w:t>
      </w:r>
      <w:r w:rsidR="00B0586B" w:rsidRPr="00B80243">
        <w:t xml:space="preserve">не </w:t>
      </w:r>
      <w:r w:rsidR="00B65457" w:rsidRPr="00B80243">
        <w:t>«</w:t>
      </w:r>
      <w:r w:rsidR="00B0586B" w:rsidRPr="00B80243">
        <w:t>светил</w:t>
      </w:r>
      <w:r w:rsidR="00BC4C42" w:rsidRPr="00B80243">
        <w:t>о</w:t>
      </w:r>
      <w:r w:rsidR="00B65457" w:rsidRPr="00B80243">
        <w:t>»</w:t>
      </w:r>
      <w:r w:rsidR="00B0586B" w:rsidRPr="00B80243">
        <w:t xml:space="preserve">, а </w:t>
      </w:r>
      <w:r w:rsidR="00795DA9" w:rsidRPr="00B80243">
        <w:t>«</w:t>
      </w:r>
      <w:r w:rsidR="00BC4C42" w:rsidRPr="00B80243">
        <w:t>с</w:t>
      </w:r>
      <w:r w:rsidR="00B0586B" w:rsidRPr="00B80243">
        <w:t>вет, из него исходящ</w:t>
      </w:r>
      <w:r w:rsidR="00BC4C42" w:rsidRPr="00B80243">
        <w:t>ий</w:t>
      </w:r>
      <w:r w:rsidR="00795DA9" w:rsidRPr="00B80243">
        <w:t>»</w:t>
      </w:r>
      <w:r w:rsidR="00B0586B" w:rsidRPr="00B80243">
        <w:t xml:space="preserve">. Свет же </w:t>
      </w:r>
      <w:r w:rsidR="008302CF" w:rsidRPr="00B80243">
        <w:t xml:space="preserve">является тем, чем называется ‒ </w:t>
      </w:r>
      <w:r w:rsidR="007F365E" w:rsidRPr="00B80243">
        <w:t xml:space="preserve">всего лишь </w:t>
      </w:r>
      <w:r w:rsidR="00B0586B" w:rsidRPr="00B80243">
        <w:t>отблеск</w:t>
      </w:r>
      <w:r w:rsidR="00A8358F" w:rsidRPr="00B80243">
        <w:t>ом</w:t>
      </w:r>
      <w:r w:rsidR="008302CF" w:rsidRPr="00B80243">
        <w:t>, н</w:t>
      </w:r>
      <w:r w:rsidR="007F365E" w:rsidRPr="00B80243">
        <w:t>е более того</w:t>
      </w:r>
      <w:r w:rsidR="00B0586B" w:rsidRPr="00B80243">
        <w:t xml:space="preserve">. </w:t>
      </w:r>
    </w:p>
    <w:p w14:paraId="572ADCDD" w14:textId="43352D8D" w:rsidR="00FD038B" w:rsidRPr="00B80243" w:rsidRDefault="0075419E" w:rsidP="00256F4E">
      <w:del w:id="153" w:author="Alina Pozin" w:date="2025-02-25T15:50:00Z" w16du:dateUtc="2025-02-25T13:50:00Z">
        <w:r w:rsidRPr="00B80243" w:rsidDel="00CC6ECF">
          <w:delText>Со стороны</w:delText>
        </w:r>
      </w:del>
      <w:ins w:id="154" w:author="Alina Pozin" w:date="2025-02-25T15:50:00Z" w16du:dateUtc="2025-02-25T13:50:00Z">
        <w:r w:rsidR="00CC6ECF">
          <w:t>Применительно к</w:t>
        </w:r>
      </w:ins>
      <w:r w:rsidRPr="00B80243">
        <w:t xml:space="preserve"> светил</w:t>
      </w:r>
      <w:ins w:id="155" w:author="Alina Pozin" w:date="2025-02-25T15:50:00Z" w16du:dateUtc="2025-02-25T13:50:00Z">
        <w:r w:rsidR="00CC6ECF">
          <w:t>у</w:t>
        </w:r>
      </w:ins>
      <w:del w:id="156" w:author="Alina Pozin" w:date="2025-02-25T15:50:00Z" w16du:dateUtc="2025-02-25T13:50:00Z">
        <w:r w:rsidRPr="00B80243" w:rsidDel="00CC6ECF">
          <w:delText>а</w:delText>
        </w:r>
      </w:del>
      <w:r w:rsidR="00F75DB9" w:rsidRPr="00B80243">
        <w:t xml:space="preserve"> </w:t>
      </w:r>
      <w:r w:rsidR="008B5492" w:rsidRPr="00B80243">
        <w:t>понятия верх</w:t>
      </w:r>
      <w:r w:rsidR="00A11F7E" w:rsidRPr="00B80243">
        <w:t>а</w:t>
      </w:r>
      <w:r w:rsidR="008B5492" w:rsidRPr="00B80243">
        <w:t xml:space="preserve"> и низ</w:t>
      </w:r>
      <w:r w:rsidR="00A11F7E" w:rsidRPr="00B80243">
        <w:t>а</w:t>
      </w:r>
      <w:r w:rsidR="008B5492" w:rsidRPr="00B80243">
        <w:t xml:space="preserve"> не имеют смысла.</w:t>
      </w:r>
      <w:r w:rsidR="009E23A3" w:rsidRPr="00B80243">
        <w:t xml:space="preserve"> Светило, конечно, содержит в себе</w:t>
      </w:r>
      <w:r w:rsidR="00FD038B" w:rsidRPr="00B80243">
        <w:t xml:space="preserve"> эти понятия</w:t>
      </w:r>
      <w:r w:rsidR="00F10B6F" w:rsidRPr="00B80243">
        <w:t>, но нельзя сказать, что в нем имеется два уровня, тем более, очень различных.</w:t>
      </w:r>
      <w:r w:rsidR="00F75DB9" w:rsidRPr="00B80243">
        <w:t xml:space="preserve"> </w:t>
      </w:r>
      <w:r w:rsidR="00F52414" w:rsidRPr="00B80243">
        <w:t xml:space="preserve">Также </w:t>
      </w:r>
      <w:r w:rsidR="00F75DB9" w:rsidRPr="00B80243">
        <w:t>этого нельзя сказать о возможности, котор</w:t>
      </w:r>
      <w:r w:rsidR="00DA6CE5" w:rsidRPr="00B80243">
        <w:t>ой</w:t>
      </w:r>
      <w:r w:rsidR="00F75DB9" w:rsidRPr="00B80243">
        <w:t xml:space="preserve"> светило обладает.</w:t>
      </w:r>
    </w:p>
    <w:p w14:paraId="6D49D211" w14:textId="28D6C7B5" w:rsidR="00D1542E" w:rsidRPr="00B80243" w:rsidRDefault="003908FD" w:rsidP="00256F4E">
      <w:r w:rsidRPr="00B80243">
        <w:t xml:space="preserve">Свет </w:t>
      </w:r>
      <w:r w:rsidR="00FD038B" w:rsidRPr="00B80243">
        <w:t>бесконеч</w:t>
      </w:r>
      <w:r w:rsidRPr="00B80243">
        <w:t xml:space="preserve">ен </w:t>
      </w:r>
      <w:ins w:id="157" w:author="Alina Pozin" w:date="2025-02-25T15:50:00Z" w16du:dateUtc="2025-02-25T13:50:00Z">
        <w:r w:rsidR="00CC6ECF">
          <w:t xml:space="preserve">благодаря </w:t>
        </w:r>
      </w:ins>
      <w:r w:rsidRPr="00B80243">
        <w:t>своей</w:t>
      </w:r>
      <w:r w:rsidR="00FD038B" w:rsidRPr="00B80243">
        <w:t xml:space="preserve"> </w:t>
      </w:r>
      <w:r w:rsidR="000523C1" w:rsidRPr="00B80243">
        <w:t>способност</w:t>
      </w:r>
      <w:ins w:id="158" w:author="Alina Pozin" w:date="2025-02-25T15:50:00Z" w16du:dateUtc="2025-02-25T13:50:00Z">
        <w:r w:rsidR="00CC6ECF">
          <w:t>и</w:t>
        </w:r>
      </w:ins>
      <w:del w:id="159" w:author="Alina Pozin" w:date="2025-02-25T15:50:00Z" w16du:dateUtc="2025-02-25T13:50:00Z">
        <w:r w:rsidR="000523C1" w:rsidRPr="00B80243" w:rsidDel="00CC6ECF">
          <w:delText>ью</w:delText>
        </w:r>
      </w:del>
      <w:r w:rsidR="000523C1" w:rsidRPr="00B80243">
        <w:t xml:space="preserve"> </w:t>
      </w:r>
      <w:r w:rsidR="00A36307" w:rsidRPr="00B80243">
        <w:t>созд</w:t>
      </w:r>
      <w:r w:rsidR="000523C1" w:rsidRPr="00B80243">
        <w:t>ав</w:t>
      </w:r>
      <w:r w:rsidR="00A36307" w:rsidRPr="00B80243">
        <w:t>ать бес</w:t>
      </w:r>
      <w:r w:rsidR="003D6E58" w:rsidRPr="00B80243">
        <w:t xml:space="preserve">численное </w:t>
      </w:r>
      <w:r w:rsidR="00A36307" w:rsidRPr="00B80243">
        <w:t>количество миров, а на более высоком уровне раскры</w:t>
      </w:r>
      <w:r w:rsidR="000523C1" w:rsidRPr="00B80243">
        <w:t>ва</w:t>
      </w:r>
      <w:r w:rsidR="00A36307" w:rsidRPr="00B80243">
        <w:t>ться бес</w:t>
      </w:r>
      <w:r w:rsidR="003D6E58" w:rsidRPr="00B80243">
        <w:t xml:space="preserve">численным </w:t>
      </w:r>
      <w:r w:rsidR="00A36307" w:rsidRPr="00B80243">
        <w:t xml:space="preserve">количеством </w:t>
      </w:r>
      <w:proofErr w:type="spellStart"/>
      <w:r w:rsidR="00A36307" w:rsidRPr="00B80243">
        <w:t>сфирот</w:t>
      </w:r>
      <w:proofErr w:type="spellEnd"/>
      <w:r w:rsidRPr="00B80243">
        <w:t>.</w:t>
      </w:r>
      <w:r w:rsidR="002445A3" w:rsidRPr="00B80243">
        <w:t xml:space="preserve"> Но</w:t>
      </w:r>
      <w:r w:rsidR="00A36307" w:rsidRPr="00B80243">
        <w:t xml:space="preserve"> </w:t>
      </w:r>
      <w:r w:rsidR="00DC55E7" w:rsidRPr="00B80243">
        <w:t xml:space="preserve">из-за того, что он </w:t>
      </w:r>
      <w:r w:rsidR="003A2978" w:rsidRPr="00B80243">
        <w:t xml:space="preserve">‒ </w:t>
      </w:r>
      <w:r w:rsidR="00DC55E7" w:rsidRPr="00B80243">
        <w:t>всего лишь отблеск</w:t>
      </w:r>
      <w:r w:rsidR="000E3AC9" w:rsidRPr="00B80243">
        <w:t xml:space="preserve"> или, по крайней мере, корень отблеска, </w:t>
      </w:r>
      <w:r w:rsidR="00DE2499" w:rsidRPr="00B80243">
        <w:t xml:space="preserve">можно говорить о верхе и низе, даже о двух ступенях, между </w:t>
      </w:r>
      <w:r w:rsidR="008433D3" w:rsidRPr="00B80243">
        <w:t xml:space="preserve">которыми </w:t>
      </w:r>
      <w:del w:id="160" w:author="Alina Pozin" w:date="2025-02-25T15:54:00Z" w16du:dateUtc="2025-02-25T13:54:00Z">
        <w:r w:rsidR="00DE2499" w:rsidRPr="00B80243" w:rsidDel="00CC6ECF">
          <w:delText xml:space="preserve">имеется </w:delText>
        </w:r>
      </w:del>
      <w:ins w:id="161" w:author="Alina Pozin" w:date="2025-02-25T15:54:00Z" w16du:dateUtc="2025-02-25T13:54:00Z">
        <w:r w:rsidR="00CC6ECF">
          <w:t>есть</w:t>
        </w:r>
        <w:r w:rsidR="00CC6ECF" w:rsidRPr="00B80243">
          <w:t xml:space="preserve"> </w:t>
        </w:r>
      </w:ins>
      <w:r w:rsidR="00DE2499" w:rsidRPr="00B80243">
        <w:t>большая разница</w:t>
      </w:r>
      <w:del w:id="162" w:author="Alina Pozin" w:date="2025-02-25T15:54:00Z" w16du:dateUtc="2025-02-25T13:54:00Z">
        <w:r w:rsidR="00DE2499" w:rsidRPr="00B80243" w:rsidDel="00CC6ECF">
          <w:delText>.</w:delText>
        </w:r>
      </w:del>
      <w:r w:rsidR="003D045A" w:rsidRPr="00B80243">
        <w:rPr>
          <w:rStyle w:val="af1"/>
        </w:rPr>
        <w:footnoteReference w:id="38"/>
      </w:r>
      <w:ins w:id="163" w:author="Alina Pozin" w:date="2025-02-25T15:54:00Z" w16du:dateUtc="2025-02-25T13:54:00Z">
        <w:r w:rsidR="00CC6ECF" w:rsidRPr="00B80243">
          <w:t>.</w:t>
        </w:r>
      </w:ins>
      <w:r w:rsidR="00DE2499" w:rsidRPr="00B80243">
        <w:t xml:space="preserve"> </w:t>
      </w:r>
      <w:r w:rsidR="000E3AC9" w:rsidRPr="00B80243">
        <w:t xml:space="preserve"> </w:t>
      </w:r>
      <w:r w:rsidR="00F10B6F" w:rsidRPr="00B80243">
        <w:t xml:space="preserve"> </w:t>
      </w:r>
    </w:p>
    <w:p w14:paraId="1C979339" w14:textId="0DFA851C" w:rsidR="009254FB" w:rsidRPr="00B80243" w:rsidRDefault="00A9481B" w:rsidP="005B7D93">
      <w:pPr>
        <w:pStyle w:val="2"/>
      </w:pPr>
      <w:r w:rsidRPr="00B80243">
        <w:t>Глава 3</w:t>
      </w:r>
    </w:p>
    <w:p w14:paraId="43C1CE30" w14:textId="254BA91B" w:rsidR="00FC66C0" w:rsidRPr="00B80243" w:rsidRDefault="003E4CF2" w:rsidP="00315D7C">
      <w:r w:rsidRPr="00B80243">
        <w:t>Рабби Йосеф-Ицхак продолжает</w:t>
      </w:r>
      <w:r w:rsidR="00AD3A7C" w:rsidRPr="00B80243">
        <w:t>:</w:t>
      </w:r>
      <w:r w:rsidRPr="00B80243">
        <w:t xml:space="preserve"> бесконечность света </w:t>
      </w:r>
      <w:r w:rsidR="00CA1FFD" w:rsidRPr="00B80243">
        <w:t xml:space="preserve">«в самом верху» </w:t>
      </w:r>
      <w:r w:rsidR="004015C7" w:rsidRPr="00B80243">
        <w:t xml:space="preserve">выражается в том, что </w:t>
      </w:r>
      <w:r w:rsidR="004F6A76" w:rsidRPr="00B80243">
        <w:t xml:space="preserve">он </w:t>
      </w:r>
      <w:r w:rsidRPr="00B80243">
        <w:t>полностью скрыт</w:t>
      </w:r>
      <w:r w:rsidR="006E743A" w:rsidRPr="00B80243">
        <w:t xml:space="preserve"> и</w:t>
      </w:r>
      <w:r w:rsidR="00FF1F53" w:rsidRPr="00B80243">
        <w:t xml:space="preserve"> </w:t>
      </w:r>
      <w:r w:rsidRPr="00B80243">
        <w:t>запечата</w:t>
      </w:r>
      <w:r w:rsidR="00745BA0" w:rsidRPr="00B80243">
        <w:t xml:space="preserve">н, </w:t>
      </w:r>
      <w:r w:rsidR="00885F6A" w:rsidRPr="00B80243">
        <w:t xml:space="preserve">так что </w:t>
      </w:r>
      <w:r w:rsidR="00B524BD" w:rsidRPr="00B80243">
        <w:t xml:space="preserve">никогда </w:t>
      </w:r>
      <w:r w:rsidR="00745BA0" w:rsidRPr="00B80243">
        <w:t xml:space="preserve">не </w:t>
      </w:r>
      <w:r w:rsidR="00E66835" w:rsidRPr="00B80243">
        <w:t xml:space="preserve">придет </w:t>
      </w:r>
      <w:r w:rsidR="006E743A" w:rsidRPr="00B80243">
        <w:t>в</w:t>
      </w:r>
      <w:r w:rsidR="00E66835" w:rsidRPr="00B80243">
        <w:t xml:space="preserve"> состояни</w:t>
      </w:r>
      <w:r w:rsidR="006E743A" w:rsidRPr="00B80243">
        <w:t>е</w:t>
      </w:r>
      <w:r w:rsidR="00544532" w:rsidRPr="00B80243">
        <w:t xml:space="preserve"> </w:t>
      </w:r>
      <w:r w:rsidR="00B524BD" w:rsidRPr="00B80243">
        <w:t>раскрыти</w:t>
      </w:r>
      <w:r w:rsidR="00544532" w:rsidRPr="00B80243">
        <w:t>я</w:t>
      </w:r>
      <w:r w:rsidR="00B524BD" w:rsidRPr="00B80243">
        <w:t xml:space="preserve"> и движени</w:t>
      </w:r>
      <w:r w:rsidR="00544532" w:rsidRPr="00B80243">
        <w:t>я</w:t>
      </w:r>
      <w:r w:rsidR="00B524BD" w:rsidRPr="00B80243">
        <w:t>.</w:t>
      </w:r>
      <w:r w:rsidR="001D123F" w:rsidRPr="00B80243">
        <w:t xml:space="preserve"> Об этом сказано: «</w:t>
      </w:r>
      <w:r w:rsidR="00415187" w:rsidRPr="00B80243">
        <w:t xml:space="preserve">Ты превыше любых высот, </w:t>
      </w:r>
      <w:r w:rsidR="00E66835" w:rsidRPr="00B80243">
        <w:t>Ты ‒ тайна всех тайн»</w:t>
      </w:r>
      <w:r w:rsidR="00E66835" w:rsidRPr="00B80243">
        <w:rPr>
          <w:rStyle w:val="af1"/>
        </w:rPr>
        <w:footnoteReference w:id="39"/>
      </w:r>
      <w:r w:rsidR="00E66835" w:rsidRPr="00B80243">
        <w:t xml:space="preserve">. </w:t>
      </w:r>
      <w:r w:rsidR="00506724" w:rsidRPr="00B80243">
        <w:t>Этот</w:t>
      </w:r>
      <w:r w:rsidR="00432145" w:rsidRPr="00B80243">
        <w:t xml:space="preserve"> </w:t>
      </w:r>
      <w:r w:rsidR="00987854" w:rsidRPr="00B80243">
        <w:t xml:space="preserve">свет </w:t>
      </w:r>
      <w:r w:rsidR="00BB4DA9" w:rsidRPr="00B80243">
        <w:t>скрыт</w:t>
      </w:r>
      <w:r w:rsidR="00987854" w:rsidRPr="00B80243">
        <w:t xml:space="preserve"> </w:t>
      </w:r>
      <w:r w:rsidR="000966C7" w:rsidRPr="00B80243">
        <w:t>сам по себе, по своей</w:t>
      </w:r>
      <w:r w:rsidR="00987854" w:rsidRPr="00B80243">
        <w:t xml:space="preserve"> сути</w:t>
      </w:r>
      <w:r w:rsidR="000966C7" w:rsidRPr="00B80243">
        <w:t>.</w:t>
      </w:r>
      <w:r w:rsidR="00315D7C" w:rsidRPr="00B80243">
        <w:t xml:space="preserve"> </w:t>
      </w:r>
    </w:p>
    <w:p w14:paraId="63056225" w14:textId="60C29892" w:rsidR="00D829D0" w:rsidRPr="00B80243" w:rsidRDefault="00A20525" w:rsidP="00D829D0">
      <w:r w:rsidRPr="00B80243">
        <w:t>В противоположность этому</w:t>
      </w:r>
      <w:r w:rsidR="00544532" w:rsidRPr="00B80243">
        <w:t xml:space="preserve"> </w:t>
      </w:r>
      <w:r w:rsidR="000D67B7" w:rsidRPr="00B80243">
        <w:t>«в самом низу»</w:t>
      </w:r>
      <w:r w:rsidR="00C21F18" w:rsidRPr="00B80243">
        <w:t xml:space="preserve"> </w:t>
      </w:r>
      <w:r w:rsidR="00544532" w:rsidRPr="00B80243">
        <w:t xml:space="preserve">свет </w:t>
      </w:r>
      <w:r w:rsidR="00C21F18" w:rsidRPr="00B80243">
        <w:t>по крайней мере</w:t>
      </w:r>
      <w:r w:rsidR="000D67B7" w:rsidRPr="00B80243">
        <w:t xml:space="preserve"> </w:t>
      </w:r>
      <w:r w:rsidR="00C21F18" w:rsidRPr="00B80243">
        <w:t>имеет отношение к мирам</w:t>
      </w:r>
      <w:r w:rsidR="00432145" w:rsidRPr="00B80243">
        <w:t>. П</w:t>
      </w:r>
      <w:r w:rsidR="006338FF" w:rsidRPr="00B80243">
        <w:t xml:space="preserve">оэтому </w:t>
      </w:r>
      <w:r w:rsidR="00315D7C" w:rsidRPr="00B80243">
        <w:t xml:space="preserve">даже </w:t>
      </w:r>
      <w:r w:rsidR="006338FF" w:rsidRPr="00B80243">
        <w:t>«в</w:t>
      </w:r>
      <w:r w:rsidRPr="00B80243">
        <w:t>нутри светила</w:t>
      </w:r>
      <w:r w:rsidR="006338FF" w:rsidRPr="00B80243">
        <w:t>»</w:t>
      </w:r>
      <w:r w:rsidR="00544532" w:rsidRPr="00B80243">
        <w:t xml:space="preserve"> </w:t>
      </w:r>
      <w:r w:rsidR="00851C9A" w:rsidRPr="00B80243">
        <w:t xml:space="preserve">он </w:t>
      </w:r>
      <w:r w:rsidR="006338FF" w:rsidRPr="00B80243">
        <w:t xml:space="preserve">находится в </w:t>
      </w:r>
      <w:r w:rsidR="00B12707" w:rsidRPr="00B80243">
        <w:t xml:space="preserve">раскрытом </w:t>
      </w:r>
      <w:r w:rsidR="006338FF" w:rsidRPr="00B80243">
        <w:t>состоянии.</w:t>
      </w:r>
      <w:r w:rsidR="00315D7C" w:rsidRPr="00B80243">
        <w:t xml:space="preserve"> </w:t>
      </w:r>
      <w:r w:rsidR="00420651" w:rsidRPr="00B80243">
        <w:t xml:space="preserve">Речь идет </w:t>
      </w:r>
      <w:r w:rsidR="00B12707" w:rsidRPr="00B80243">
        <w:t xml:space="preserve">не </w:t>
      </w:r>
      <w:r w:rsidR="00FC66C0" w:rsidRPr="00B80243">
        <w:t xml:space="preserve">о раскрытии в мирах, тем более в нашем, </w:t>
      </w:r>
      <w:r w:rsidR="00E71274" w:rsidRPr="00B80243">
        <w:t xml:space="preserve">самом </w:t>
      </w:r>
      <w:r w:rsidR="00E71274" w:rsidRPr="00B80243">
        <w:lastRenderedPageBreak/>
        <w:t xml:space="preserve">нижнем, </w:t>
      </w:r>
      <w:r w:rsidR="00FC66C0" w:rsidRPr="00B80243">
        <w:t xml:space="preserve">в котором свет создает </w:t>
      </w:r>
      <w:r w:rsidR="00420651" w:rsidRPr="00B80243">
        <w:t xml:space="preserve">даже </w:t>
      </w:r>
      <w:r w:rsidR="00E71274" w:rsidRPr="00B80243">
        <w:t>злодеев, как объяснялось прежде</w:t>
      </w:r>
      <w:r w:rsidR="00147480" w:rsidRPr="00B80243">
        <w:rPr>
          <w:rStyle w:val="af1"/>
        </w:rPr>
        <w:footnoteReference w:id="40"/>
      </w:r>
      <w:r w:rsidR="00E71274" w:rsidRPr="00B80243">
        <w:t xml:space="preserve">, а о </w:t>
      </w:r>
      <w:r w:rsidR="00147480" w:rsidRPr="00B80243">
        <w:t>бесконечном свете сам</w:t>
      </w:r>
      <w:r w:rsidR="00420651" w:rsidRPr="00B80243">
        <w:t>ом</w:t>
      </w:r>
      <w:r w:rsidR="00147480" w:rsidRPr="00B80243">
        <w:t xml:space="preserve"> по себе. </w:t>
      </w:r>
    </w:p>
    <w:p w14:paraId="1A5AC2E5" w14:textId="614A8C76" w:rsidR="000711CD" w:rsidRPr="00B80243" w:rsidRDefault="00D829D0" w:rsidP="00D829D0">
      <w:r w:rsidRPr="00B80243">
        <w:t xml:space="preserve">Так что даже </w:t>
      </w:r>
      <w:r w:rsidR="001C6196" w:rsidRPr="00B80243">
        <w:t>«</w:t>
      </w:r>
      <w:r w:rsidRPr="00B80243">
        <w:t>внутри светила</w:t>
      </w:r>
      <w:r w:rsidR="001C6196" w:rsidRPr="00B80243">
        <w:t>»</w:t>
      </w:r>
      <w:r w:rsidRPr="00B80243">
        <w:t xml:space="preserve"> свет находится в двух состояниях: раскрытом и </w:t>
      </w:r>
      <w:r w:rsidR="00DD56E3" w:rsidRPr="00B80243">
        <w:t>скрыт</w:t>
      </w:r>
      <w:r w:rsidRPr="00B80243">
        <w:t>ом</w:t>
      </w:r>
      <w:r w:rsidR="00CE1A0E" w:rsidRPr="00B80243">
        <w:t xml:space="preserve">, </w:t>
      </w:r>
      <w:r w:rsidRPr="00B80243">
        <w:t>за</w:t>
      </w:r>
      <w:r w:rsidR="00DD56E3" w:rsidRPr="00B80243">
        <w:t>печатан</w:t>
      </w:r>
      <w:r w:rsidRPr="00B80243">
        <w:t>ном</w:t>
      </w:r>
      <w:r w:rsidR="00DD56E3" w:rsidRPr="00B80243">
        <w:t xml:space="preserve">. </w:t>
      </w:r>
    </w:p>
    <w:p w14:paraId="530E9AEA" w14:textId="77777777" w:rsidR="000711CD" w:rsidRPr="00B80243" w:rsidRDefault="000711CD" w:rsidP="00315D7C">
      <w:r w:rsidRPr="00B80243">
        <w:t>2</w:t>
      </w:r>
    </w:p>
    <w:p w14:paraId="7C98F7D7" w14:textId="7FBD0D0D" w:rsidR="000D67B7" w:rsidRPr="00B80243" w:rsidRDefault="00C1702F" w:rsidP="00315D7C">
      <w:r w:rsidRPr="00B80243">
        <w:t xml:space="preserve">Рассмотрим </w:t>
      </w:r>
      <w:r w:rsidR="00CE1A0E" w:rsidRPr="00B80243">
        <w:t>фразу</w:t>
      </w:r>
      <w:r w:rsidRPr="00B80243">
        <w:t xml:space="preserve"> «Ты превыше любых высот, Ты ‒ тайна всех тайн»</w:t>
      </w:r>
      <w:r w:rsidR="00E71274" w:rsidRPr="00B80243">
        <w:t xml:space="preserve"> </w:t>
      </w:r>
      <w:r w:rsidRPr="00B80243">
        <w:t xml:space="preserve">более подробно. </w:t>
      </w:r>
      <w:r w:rsidR="00B55C9A" w:rsidRPr="00B80243">
        <w:t xml:space="preserve">Как пишет </w:t>
      </w:r>
      <w:proofErr w:type="spellStart"/>
      <w:r w:rsidR="003C411F" w:rsidRPr="00B80243">
        <w:t>Мителер</w:t>
      </w:r>
      <w:proofErr w:type="spellEnd"/>
      <w:r w:rsidR="003C411F" w:rsidRPr="00B80243">
        <w:t xml:space="preserve"> Ребе </w:t>
      </w:r>
      <w:r w:rsidRPr="00B80243">
        <w:t xml:space="preserve">в </w:t>
      </w:r>
      <w:proofErr w:type="spellStart"/>
      <w:r w:rsidRPr="00B80243">
        <w:t>Торат</w:t>
      </w:r>
      <w:proofErr w:type="spellEnd"/>
      <w:r w:rsidRPr="00B80243">
        <w:t xml:space="preserve"> </w:t>
      </w:r>
      <w:proofErr w:type="spellStart"/>
      <w:r w:rsidRPr="00B80243">
        <w:t>хаим</w:t>
      </w:r>
      <w:proofErr w:type="spellEnd"/>
      <w:r w:rsidR="0022468C" w:rsidRPr="00B80243">
        <w:rPr>
          <w:rStyle w:val="af1"/>
        </w:rPr>
        <w:footnoteReference w:id="41"/>
      </w:r>
      <w:r w:rsidRPr="00B80243">
        <w:t xml:space="preserve">, </w:t>
      </w:r>
      <w:r w:rsidR="005A6149" w:rsidRPr="00B80243">
        <w:t>е</w:t>
      </w:r>
      <w:r w:rsidR="006717DC" w:rsidRPr="00B80243">
        <w:t>е</w:t>
      </w:r>
      <w:r w:rsidR="005A6149" w:rsidRPr="00B80243">
        <w:t xml:space="preserve"> можно толковать двумя способами. </w:t>
      </w:r>
    </w:p>
    <w:p w14:paraId="30C6E535" w14:textId="2D9A07C5" w:rsidR="00BE5EA8" w:rsidRPr="00B80243" w:rsidRDefault="00BE5EA8" w:rsidP="00BE5EA8">
      <w:r w:rsidRPr="00B80243">
        <w:t>Первый способ толкования:</w:t>
      </w:r>
    </w:p>
    <w:p w14:paraId="267BFCA4" w14:textId="0224FA85" w:rsidR="003E2313" w:rsidRPr="00B80243" w:rsidRDefault="00892E15" w:rsidP="00315D7C">
      <w:r w:rsidRPr="00B80243">
        <w:t>Эт</w:t>
      </w:r>
      <w:r w:rsidR="00D37020" w:rsidRPr="00B80243">
        <w:t xml:space="preserve">а фраза </w:t>
      </w:r>
      <w:r w:rsidR="00BE5EA8" w:rsidRPr="00B80243">
        <w:t xml:space="preserve">служит </w:t>
      </w:r>
      <w:r w:rsidR="00081062" w:rsidRPr="00B80243">
        <w:t>по</w:t>
      </w:r>
      <w:r w:rsidR="00D37020" w:rsidRPr="00B80243">
        <w:t>ясн</w:t>
      </w:r>
      <w:r w:rsidR="00BE5EA8" w:rsidRPr="00B80243">
        <w:t xml:space="preserve">ением </w:t>
      </w:r>
      <w:ins w:id="164" w:author="Alina Pozin" w:date="2025-02-25T16:11:00Z" w16du:dateUtc="2025-02-25T14:11:00Z">
        <w:r w:rsidR="00AB2A35">
          <w:t xml:space="preserve">к </w:t>
        </w:r>
      </w:ins>
      <w:r w:rsidR="00E5342D" w:rsidRPr="00B80243">
        <w:t>предыдущ</w:t>
      </w:r>
      <w:r w:rsidR="00096B2C" w:rsidRPr="00B80243">
        <w:t>ей</w:t>
      </w:r>
      <w:r w:rsidR="00FF5A88" w:rsidRPr="00B80243">
        <w:t xml:space="preserve"> </w:t>
      </w:r>
      <w:r w:rsidR="00E5342D" w:rsidRPr="00B80243">
        <w:t>фраз</w:t>
      </w:r>
      <w:r w:rsidR="00096B2C" w:rsidRPr="00B80243">
        <w:t>е</w:t>
      </w:r>
      <w:del w:id="165" w:author="Alina Pozin" w:date="2025-02-25T16:11:00Z" w16du:dateUtc="2025-02-25T14:11:00Z">
        <w:r w:rsidR="00096B2C" w:rsidRPr="00B80243" w:rsidDel="00AB2A35">
          <w:delText>. В предыдущей фразе</w:delText>
        </w:r>
      </w:del>
      <w:ins w:id="166" w:author="Alina Pozin" w:date="2025-02-25T16:11:00Z" w16du:dateUtc="2025-02-25T14:11:00Z">
        <w:r w:rsidR="00AB2A35">
          <w:t>, где</w:t>
        </w:r>
      </w:ins>
      <w:r w:rsidR="00096B2C" w:rsidRPr="00B80243">
        <w:t xml:space="preserve"> говорится о Сущности</w:t>
      </w:r>
      <w:r w:rsidR="00206B3B" w:rsidRPr="00B80243">
        <w:t xml:space="preserve"> Всевышнего</w:t>
      </w:r>
      <w:r w:rsidR="00337F39" w:rsidRPr="00B80243">
        <w:t xml:space="preserve">: «Ты ‒ один, но это слово не имеет числового значения». </w:t>
      </w:r>
      <w:r w:rsidR="006833C2" w:rsidRPr="00B80243">
        <w:t xml:space="preserve">В нашей </w:t>
      </w:r>
      <w:r w:rsidR="00F50374" w:rsidRPr="00B80243">
        <w:t>фраз</w:t>
      </w:r>
      <w:r w:rsidR="006833C2" w:rsidRPr="00B80243">
        <w:t xml:space="preserve">е говорится, </w:t>
      </w:r>
      <w:r w:rsidR="00F70C2C" w:rsidRPr="00B80243">
        <w:t xml:space="preserve">что </w:t>
      </w:r>
      <w:r w:rsidR="006833C2" w:rsidRPr="00B80243">
        <w:t xml:space="preserve">к </w:t>
      </w:r>
      <w:del w:id="167" w:author="Alina Pozin" w:date="2025-02-25T16:11:00Z" w16du:dateUtc="2025-02-25T14:11:00Z">
        <w:r w:rsidR="006833C2" w:rsidRPr="00B80243" w:rsidDel="00AB2A35">
          <w:delText>тому, что</w:delText>
        </w:r>
      </w:del>
      <w:ins w:id="168" w:author="Alina Pozin" w:date="2025-02-25T16:11:00Z" w16du:dateUtc="2025-02-25T14:11:00Z">
        <w:r w:rsidR="00AB2A35">
          <w:t>сказанному</w:t>
        </w:r>
      </w:ins>
      <w:r w:rsidR="006833C2" w:rsidRPr="00B80243">
        <w:t xml:space="preserve"> </w:t>
      </w:r>
      <w:r w:rsidR="00D37020" w:rsidRPr="00B80243">
        <w:t>«Ты ‒ один…»</w:t>
      </w:r>
      <w:del w:id="169" w:author="Alina Pozin" w:date="2025-02-25T16:11:00Z" w16du:dateUtc="2025-02-25T14:11:00Z">
        <w:r w:rsidR="00604F95" w:rsidRPr="00B80243" w:rsidDel="00AB2A35">
          <w:delText>,</w:delText>
        </w:r>
      </w:del>
      <w:r w:rsidR="00604F95" w:rsidRPr="00B80243">
        <w:t xml:space="preserve"> </w:t>
      </w:r>
      <w:r w:rsidR="00206B3B" w:rsidRPr="00B80243">
        <w:t xml:space="preserve">можно </w:t>
      </w:r>
      <w:r w:rsidR="006833C2" w:rsidRPr="00B80243">
        <w:t xml:space="preserve">добавить, что </w:t>
      </w:r>
      <w:r w:rsidR="00AD35E0" w:rsidRPr="00B80243">
        <w:t>«Ты превыше любых высот, Ты ‒ тайна всех тайн»</w:t>
      </w:r>
      <w:r w:rsidR="00AC4885" w:rsidRPr="00B80243">
        <w:t xml:space="preserve">. </w:t>
      </w:r>
    </w:p>
    <w:p w14:paraId="4EEFE3C3" w14:textId="769D4259" w:rsidR="0022468C" w:rsidRPr="00B80243" w:rsidRDefault="003E2313" w:rsidP="00081062">
      <w:proofErr w:type="gramStart"/>
      <w:r w:rsidRPr="00B80243">
        <w:t xml:space="preserve">Согласно </w:t>
      </w:r>
      <w:r w:rsidR="00AC4885" w:rsidRPr="00B80243">
        <w:t xml:space="preserve">этому </w:t>
      </w:r>
      <w:r w:rsidR="00081062" w:rsidRPr="00B80243">
        <w:t>толкованию</w:t>
      </w:r>
      <w:proofErr w:type="gramEnd"/>
      <w:r w:rsidR="00081062" w:rsidRPr="00B80243">
        <w:t xml:space="preserve"> </w:t>
      </w:r>
      <w:r w:rsidR="00E56C98" w:rsidRPr="00B80243">
        <w:t xml:space="preserve">«тайна всех тайн» </w:t>
      </w:r>
      <w:r w:rsidR="00FB49EA" w:rsidRPr="00B80243">
        <w:t xml:space="preserve">‒ это уровень </w:t>
      </w:r>
      <w:r w:rsidR="007A2B41" w:rsidRPr="00B80243">
        <w:t>абсолютн</w:t>
      </w:r>
      <w:r w:rsidR="00FB49EA" w:rsidRPr="00B80243">
        <w:t>о</w:t>
      </w:r>
      <w:r w:rsidR="00B71894" w:rsidRPr="00B80243">
        <w:t xml:space="preserve">го </w:t>
      </w:r>
      <w:r w:rsidR="00EE0A6C" w:rsidRPr="00B80243">
        <w:t>сокрытия</w:t>
      </w:r>
      <w:r w:rsidR="007A2B41" w:rsidRPr="00B80243">
        <w:t xml:space="preserve">. </w:t>
      </w:r>
      <w:r w:rsidR="00081062" w:rsidRPr="00B80243">
        <w:t xml:space="preserve">Он </w:t>
      </w:r>
      <w:r w:rsidR="007A2B41" w:rsidRPr="00B80243">
        <w:t>выше не только тех</w:t>
      </w:r>
      <w:r w:rsidR="00081062" w:rsidRPr="00B80243">
        <w:t xml:space="preserve"> уровней</w:t>
      </w:r>
      <w:r w:rsidR="007A2B41" w:rsidRPr="00B80243">
        <w:t>, которы</w:t>
      </w:r>
      <w:r w:rsidR="00DB1C3B" w:rsidRPr="00B80243">
        <w:t>е</w:t>
      </w:r>
      <w:r w:rsidR="007A2B41" w:rsidRPr="00B80243">
        <w:t xml:space="preserve"> утаены от</w:t>
      </w:r>
      <w:r w:rsidR="00BF3295" w:rsidRPr="00B80243">
        <w:t>носительно</w:t>
      </w:r>
      <w:r w:rsidR="007A2B41" w:rsidRPr="00B80243">
        <w:t xml:space="preserve"> уровней ниже </w:t>
      </w:r>
      <w:del w:id="170" w:author="Alina Pozin" w:date="2025-02-25T16:12:00Z" w16du:dateUtc="2025-02-25T14:12:00Z">
        <w:r w:rsidR="007A2B41" w:rsidRPr="00B80243" w:rsidDel="00AB2A35">
          <w:delText>себя</w:delText>
        </w:r>
      </w:del>
      <w:ins w:id="171" w:author="Alina Pozin" w:date="2025-02-25T16:12:00Z" w16du:dateUtc="2025-02-25T14:12:00Z">
        <w:r w:rsidR="00AB2A35">
          <w:t>их</w:t>
        </w:r>
      </w:ins>
      <w:r w:rsidR="007A2B41" w:rsidRPr="00B80243">
        <w:t xml:space="preserve">, но и тех, которые </w:t>
      </w:r>
      <w:ins w:id="172" w:author="Alina Pozin" w:date="2025-02-25T16:13:00Z" w16du:dateUtc="2025-02-25T14:13:00Z">
        <w:r w:rsidR="00AB2A35">
          <w:t xml:space="preserve">являются </w:t>
        </w:r>
      </w:ins>
      <w:r w:rsidR="00DB1C3B" w:rsidRPr="00B80243">
        <w:t>тайн</w:t>
      </w:r>
      <w:ins w:id="173" w:author="Alina Pozin" w:date="2025-02-25T16:13:00Z" w16du:dateUtc="2025-02-25T14:13:00Z">
        <w:r w:rsidR="00AB2A35">
          <w:t>ой</w:t>
        </w:r>
      </w:ins>
      <w:del w:id="174" w:author="Alina Pozin" w:date="2025-02-25T16:13:00Z" w16du:dateUtc="2025-02-25T14:13:00Z">
        <w:r w:rsidR="00BF3295" w:rsidRPr="00B80243" w:rsidDel="00AB2A35">
          <w:delText>а</w:delText>
        </w:r>
      </w:del>
      <w:r w:rsidR="00BF3295" w:rsidRPr="00B80243">
        <w:t xml:space="preserve"> </w:t>
      </w:r>
      <w:r w:rsidR="007A2B41" w:rsidRPr="00B80243">
        <w:t xml:space="preserve">сами по </w:t>
      </w:r>
      <w:r w:rsidR="00DB1C3B" w:rsidRPr="00B80243">
        <w:t>себе.</w:t>
      </w:r>
      <w:r w:rsidR="00EB5853" w:rsidRPr="00B80243">
        <w:t xml:space="preserve"> Ведь </w:t>
      </w:r>
      <w:r w:rsidR="00E12515" w:rsidRPr="00B80243">
        <w:t xml:space="preserve">на этом </w:t>
      </w:r>
      <w:r w:rsidR="00EB5853" w:rsidRPr="00B80243">
        <w:t>уров</w:t>
      </w:r>
      <w:r w:rsidR="00E12515" w:rsidRPr="00B80243">
        <w:t xml:space="preserve">не Всевышний </w:t>
      </w:r>
      <w:r w:rsidR="00EB5853" w:rsidRPr="00B80243">
        <w:t>«один, но это слово не имеет числового значения»</w:t>
      </w:r>
      <w:r w:rsidR="005B3654" w:rsidRPr="00B80243">
        <w:t>, т</w:t>
      </w:r>
      <w:r w:rsidR="00E12515" w:rsidRPr="00B80243">
        <w:t xml:space="preserve">ак </w:t>
      </w:r>
      <w:r w:rsidR="006430CE" w:rsidRPr="00B80243">
        <w:t xml:space="preserve">что </w:t>
      </w:r>
      <w:r w:rsidR="00E12515" w:rsidRPr="00B80243">
        <w:t xml:space="preserve">этот уровень </w:t>
      </w:r>
      <w:r w:rsidR="00034DD3" w:rsidRPr="00B80243">
        <w:t xml:space="preserve">абсолютно выше </w:t>
      </w:r>
      <w:r w:rsidR="00C63D9A" w:rsidRPr="00B80243">
        <w:t>всего</w:t>
      </w:r>
      <w:ins w:id="175" w:author="Alina Pozin" w:date="2025-02-25T16:13:00Z" w16du:dateUtc="2025-02-25T14:13:00Z">
        <w:r w:rsidR="00AB2A35">
          <w:t xml:space="preserve">. </w:t>
        </w:r>
      </w:ins>
      <w:del w:id="176" w:author="Alina Pozin" w:date="2025-02-25T16:13:00Z" w16du:dateUtc="2025-02-25T14:13:00Z">
        <w:r w:rsidR="00F610BE" w:rsidRPr="00B80243" w:rsidDel="00AB2A35">
          <w:delText xml:space="preserve">. </w:delText>
        </w:r>
        <w:r w:rsidR="00D77DA2" w:rsidRPr="00B80243" w:rsidDel="00AB2A35">
          <w:delText>Выше</w:delText>
        </w:r>
      </w:del>
      <w:ins w:id="177" w:author="Alina Pozin" w:date="2025-02-25T16:13:00Z" w16du:dateUtc="2025-02-25T14:13:00Z">
        <w:r w:rsidR="00AB2A35">
          <w:t>Он</w:t>
        </w:r>
      </w:ins>
      <w:r w:rsidR="00D77DA2" w:rsidRPr="00B80243">
        <w:t xml:space="preserve"> даже </w:t>
      </w:r>
      <w:ins w:id="178" w:author="Alina Pozin" w:date="2025-02-25T16:13:00Z" w16du:dateUtc="2025-02-25T14:13:00Z">
        <w:r w:rsidR="00AB2A35">
          <w:t xml:space="preserve">выше </w:t>
        </w:r>
      </w:ins>
      <w:r w:rsidR="007E0C7E" w:rsidRPr="00B80243">
        <w:t xml:space="preserve">того </w:t>
      </w:r>
      <w:r w:rsidR="00D77DA2" w:rsidRPr="00B80243">
        <w:t>уровня</w:t>
      </w:r>
      <w:r w:rsidR="007E0C7E" w:rsidRPr="00B80243">
        <w:t xml:space="preserve">, на котором Всевышний </w:t>
      </w:r>
      <w:r w:rsidR="00D2488E" w:rsidRPr="00B80243">
        <w:t xml:space="preserve">принял решение раскрыться </w:t>
      </w:r>
      <w:r w:rsidR="001A092A" w:rsidRPr="00B80243">
        <w:t xml:space="preserve">десятью </w:t>
      </w:r>
      <w:proofErr w:type="spellStart"/>
      <w:r w:rsidR="00EB5853" w:rsidRPr="00B80243">
        <w:t>сфирот</w:t>
      </w:r>
      <w:proofErr w:type="spellEnd"/>
      <w:r w:rsidR="00466509" w:rsidRPr="00B80243">
        <w:rPr>
          <w:rStyle w:val="af1"/>
        </w:rPr>
        <w:footnoteReference w:id="42"/>
      </w:r>
      <w:r w:rsidR="001A092A" w:rsidRPr="00B80243">
        <w:t xml:space="preserve">, </w:t>
      </w:r>
      <w:r w:rsidR="007C5F68" w:rsidRPr="00B80243">
        <w:t xml:space="preserve">то есть </w:t>
      </w:r>
      <w:r w:rsidR="00FC761C" w:rsidRPr="00B80243">
        <w:t xml:space="preserve">уровня </w:t>
      </w:r>
      <w:r w:rsidR="007E2940" w:rsidRPr="00B80243">
        <w:t>принят</w:t>
      </w:r>
      <w:r w:rsidR="00FC761C" w:rsidRPr="00B80243">
        <w:t>ия</w:t>
      </w:r>
      <w:r w:rsidR="007E2940" w:rsidRPr="00B80243">
        <w:t xml:space="preserve"> решени</w:t>
      </w:r>
      <w:r w:rsidR="00FC761C" w:rsidRPr="00B80243">
        <w:t>я</w:t>
      </w:r>
      <w:r w:rsidR="007E2940" w:rsidRPr="00B80243">
        <w:t xml:space="preserve"> о</w:t>
      </w:r>
      <w:r w:rsidR="007E0C7E" w:rsidRPr="00B80243">
        <w:t xml:space="preserve"> </w:t>
      </w:r>
      <w:r w:rsidR="007E2940" w:rsidRPr="00B80243">
        <w:t>количестве</w:t>
      </w:r>
      <w:r w:rsidR="00701065" w:rsidRPr="00B80243">
        <w:t xml:space="preserve"> </w:t>
      </w:r>
      <w:proofErr w:type="spellStart"/>
      <w:r w:rsidR="007E0C7E" w:rsidRPr="00B80243">
        <w:t>сфирот</w:t>
      </w:r>
      <w:proofErr w:type="spellEnd"/>
      <w:r w:rsidR="007E0C7E" w:rsidRPr="00B80243">
        <w:t xml:space="preserve"> </w:t>
      </w:r>
      <w:r w:rsidR="00701065" w:rsidRPr="00B80243">
        <w:t xml:space="preserve">‒ </w:t>
      </w:r>
      <w:r w:rsidR="00F44BC1" w:rsidRPr="00B80243">
        <w:t>«</w:t>
      </w:r>
      <w:r w:rsidR="00701065" w:rsidRPr="00B80243">
        <w:t xml:space="preserve">десять, </w:t>
      </w:r>
      <w:r w:rsidR="007E2940" w:rsidRPr="00B80243">
        <w:t xml:space="preserve">а </w:t>
      </w:r>
      <w:r w:rsidR="00701065" w:rsidRPr="00B80243">
        <w:t>не девять</w:t>
      </w:r>
      <w:r w:rsidR="00F44BC1" w:rsidRPr="00B80243">
        <w:t xml:space="preserve">, десять, а </w:t>
      </w:r>
      <w:r w:rsidR="00701065" w:rsidRPr="00B80243">
        <w:t xml:space="preserve">не </w:t>
      </w:r>
      <w:r w:rsidR="00DF2362" w:rsidRPr="00B80243">
        <w:t>одиннадцать</w:t>
      </w:r>
      <w:r w:rsidR="005B3654" w:rsidRPr="00B80243">
        <w:t>»</w:t>
      </w:r>
      <w:r w:rsidR="00DF2362" w:rsidRPr="00B80243">
        <w:rPr>
          <w:rStyle w:val="af1"/>
        </w:rPr>
        <w:footnoteReference w:id="43"/>
      </w:r>
      <w:r w:rsidR="00D2488E" w:rsidRPr="00B80243">
        <w:t xml:space="preserve">. </w:t>
      </w:r>
      <w:r w:rsidR="00831E80" w:rsidRPr="00B80243">
        <w:t xml:space="preserve">Но самих </w:t>
      </w:r>
      <w:proofErr w:type="spellStart"/>
      <w:r w:rsidR="00D2488E" w:rsidRPr="00B80243">
        <w:t>сфирот</w:t>
      </w:r>
      <w:proofErr w:type="spellEnd"/>
      <w:r w:rsidR="00D2488E" w:rsidRPr="00B80243">
        <w:t xml:space="preserve"> на этом уровне еще нет, </w:t>
      </w:r>
      <w:r w:rsidR="0006116B" w:rsidRPr="00B80243">
        <w:t xml:space="preserve">здесь </w:t>
      </w:r>
      <w:r w:rsidR="00366CCD" w:rsidRPr="00B80243">
        <w:t xml:space="preserve">«Ты </w:t>
      </w:r>
      <w:r w:rsidR="005469AF" w:rsidRPr="00B80243">
        <w:t>мудр</w:t>
      </w:r>
      <w:r w:rsidR="0093038A" w:rsidRPr="00B80243">
        <w:t xml:space="preserve">, но не </w:t>
      </w:r>
      <w:r w:rsidR="005469AF" w:rsidRPr="00B80243">
        <w:t>мудростью</w:t>
      </w:r>
      <w:r w:rsidR="0093038A" w:rsidRPr="00B80243">
        <w:t xml:space="preserve">, </w:t>
      </w:r>
      <w:r w:rsidR="00A4343E" w:rsidRPr="00B80243">
        <w:t>по</w:t>
      </w:r>
      <w:r w:rsidR="009423BA" w:rsidRPr="00B80243">
        <w:t>стига</w:t>
      </w:r>
      <w:r w:rsidR="00477D35" w:rsidRPr="00B80243">
        <w:t>е</w:t>
      </w:r>
      <w:r w:rsidR="00366CCD" w:rsidRPr="00B80243">
        <w:t xml:space="preserve">шь </w:t>
      </w:r>
      <w:r w:rsidR="00701065" w:rsidRPr="00B80243">
        <w:t>все</w:t>
      </w:r>
      <w:r w:rsidR="0093038A" w:rsidRPr="00B80243">
        <w:t xml:space="preserve">, но не </w:t>
      </w:r>
      <w:r w:rsidR="00A4343E" w:rsidRPr="00B80243">
        <w:t xml:space="preserve">пониманием». </w:t>
      </w:r>
    </w:p>
    <w:p w14:paraId="6D896207" w14:textId="5DEE259E" w:rsidR="0009470F" w:rsidRPr="00B80243" w:rsidRDefault="0009470F" w:rsidP="00237F98">
      <w:r w:rsidRPr="00B80243">
        <w:t>Второй способ толкования:</w:t>
      </w:r>
    </w:p>
    <w:p w14:paraId="61983F16" w14:textId="738353BB" w:rsidR="00405BA7" w:rsidRPr="00B80243" w:rsidRDefault="001D3F91" w:rsidP="00237F98">
      <w:pPr>
        <w:rPr>
          <w:rtl/>
        </w:rPr>
      </w:pPr>
      <w:ins w:id="179" w:author="Alina Pozin" w:date="2025-02-25T16:14:00Z" w16du:dateUtc="2025-02-25T14:14:00Z">
        <w:r>
          <w:t xml:space="preserve">Фраза </w:t>
        </w:r>
      </w:ins>
      <w:r w:rsidR="000F255B" w:rsidRPr="00B80243">
        <w:t xml:space="preserve">«Ты ‒ один, но это слово не имеет числового значения» указывает на Сущность Всевышнего, а «Ты превыше любых высот, Ты ‒ тайна всех тайн» ‒ на уровень более низкий. </w:t>
      </w:r>
      <w:r w:rsidR="00385C3B" w:rsidRPr="00B80243">
        <w:t>Однако и з</w:t>
      </w:r>
      <w:r w:rsidR="00637FCD" w:rsidRPr="00B80243">
        <w:t xml:space="preserve">десь </w:t>
      </w:r>
      <w:r w:rsidR="003271C1" w:rsidRPr="00B80243">
        <w:t>«</w:t>
      </w:r>
      <w:r w:rsidR="003B1158" w:rsidRPr="00B80243">
        <w:t>тайна всех тайн</w:t>
      </w:r>
      <w:r w:rsidR="003271C1" w:rsidRPr="00B80243">
        <w:t>» включает все уровни</w:t>
      </w:r>
      <w:r w:rsidR="003F21EF" w:rsidRPr="00B80243">
        <w:t xml:space="preserve"> </w:t>
      </w:r>
      <w:r w:rsidR="003271C1" w:rsidRPr="00B80243">
        <w:t>утаени</w:t>
      </w:r>
      <w:r w:rsidR="003F21EF" w:rsidRPr="00B80243">
        <w:t>я</w:t>
      </w:r>
      <w:r w:rsidR="009B6065" w:rsidRPr="00B80243">
        <w:t xml:space="preserve">, </w:t>
      </w:r>
      <w:r w:rsidR="003F21EF" w:rsidRPr="00B80243">
        <w:t xml:space="preserve">в том числе </w:t>
      </w:r>
      <w:r w:rsidR="009B6065" w:rsidRPr="00B80243">
        <w:t>т</w:t>
      </w:r>
      <w:r w:rsidR="00637FCD" w:rsidRPr="00B80243">
        <w:t>от</w:t>
      </w:r>
      <w:r w:rsidR="009B6065" w:rsidRPr="00B80243">
        <w:t xml:space="preserve">, на котором </w:t>
      </w:r>
      <w:r w:rsidR="00357C5C" w:rsidRPr="00B80243">
        <w:t xml:space="preserve">имеется всего лишь </w:t>
      </w:r>
      <w:r w:rsidR="009B6065" w:rsidRPr="00B80243">
        <w:t xml:space="preserve">решение о количестве </w:t>
      </w:r>
      <w:proofErr w:type="spellStart"/>
      <w:r w:rsidR="009B6065" w:rsidRPr="00B80243">
        <w:t>сфирот</w:t>
      </w:r>
      <w:proofErr w:type="spellEnd"/>
      <w:r w:rsidR="00385C3B" w:rsidRPr="00B80243">
        <w:t xml:space="preserve">, но не сами </w:t>
      </w:r>
      <w:proofErr w:type="spellStart"/>
      <w:r w:rsidR="00385C3B" w:rsidRPr="00B80243">
        <w:t>сфирот</w:t>
      </w:r>
      <w:proofErr w:type="spellEnd"/>
      <w:r w:rsidR="00637FCD" w:rsidRPr="00B80243">
        <w:t xml:space="preserve"> </w:t>
      </w:r>
      <w:r w:rsidR="009B6065" w:rsidRPr="00B80243">
        <w:t>(</w:t>
      </w:r>
      <w:r w:rsidR="003F21EF" w:rsidRPr="00B80243">
        <w:t xml:space="preserve">в этом случае </w:t>
      </w:r>
      <w:r w:rsidR="009B6065" w:rsidRPr="00B80243">
        <w:t>с</w:t>
      </w:r>
      <w:r w:rsidR="00A376E5" w:rsidRPr="00B80243">
        <w:t xml:space="preserve">ледующая фраза </w:t>
      </w:r>
      <w:r w:rsidR="009B6065" w:rsidRPr="00B80243">
        <w:t>«</w:t>
      </w:r>
      <w:ins w:id="180" w:author="Alina Pozin" w:date="2025-02-25T16:14:00Z" w16du:dateUtc="2025-02-25T14:14:00Z">
        <w:r>
          <w:t>М</w:t>
        </w:r>
      </w:ins>
      <w:del w:id="181" w:author="Alina Pozin" w:date="2025-02-25T16:14:00Z" w16du:dateUtc="2025-02-25T14:14:00Z">
        <w:r w:rsidR="009B6065" w:rsidRPr="00B80243" w:rsidDel="001D3F91">
          <w:delText>м</w:delText>
        </w:r>
      </w:del>
      <w:r w:rsidR="009B6065" w:rsidRPr="00B80243">
        <w:t>ысль</w:t>
      </w:r>
      <w:r w:rsidR="00AE7F44" w:rsidRPr="00B80243">
        <w:t xml:space="preserve"> не может </w:t>
      </w:r>
      <w:r w:rsidR="009B6065" w:rsidRPr="00B80243">
        <w:t xml:space="preserve">Тебя </w:t>
      </w:r>
      <w:r w:rsidR="00AE7F44" w:rsidRPr="00B80243">
        <w:t>с</w:t>
      </w:r>
      <w:r w:rsidR="0032466D" w:rsidRPr="00B80243">
        <w:t>хватить никак</w:t>
      </w:r>
      <w:r w:rsidR="009B6065" w:rsidRPr="00B80243">
        <w:t>»</w:t>
      </w:r>
      <w:r w:rsidR="00AE7F44" w:rsidRPr="00B80243">
        <w:t xml:space="preserve"> указывает на уровень Адам </w:t>
      </w:r>
      <w:proofErr w:type="spellStart"/>
      <w:r w:rsidR="00AE7F44" w:rsidRPr="00B80243">
        <w:t>кадмон</w:t>
      </w:r>
      <w:proofErr w:type="spellEnd"/>
      <w:r w:rsidR="00AE7F44" w:rsidRPr="00B80243">
        <w:rPr>
          <w:rStyle w:val="af1"/>
        </w:rPr>
        <w:footnoteReference w:id="44"/>
      </w:r>
      <w:r w:rsidR="00AE7F44" w:rsidRPr="00B80243">
        <w:t>)</w:t>
      </w:r>
      <w:r w:rsidR="003C1AF5" w:rsidRPr="00B80243">
        <w:t xml:space="preserve">. </w:t>
      </w:r>
      <w:proofErr w:type="gramStart"/>
      <w:r w:rsidR="003C1AF5" w:rsidRPr="00B80243">
        <w:t>Также с</w:t>
      </w:r>
      <w:r w:rsidR="006C623C" w:rsidRPr="00B80243">
        <w:t xml:space="preserve">огласно </w:t>
      </w:r>
      <w:r w:rsidR="0070042C" w:rsidRPr="00B80243">
        <w:t>этому</w:t>
      </w:r>
      <w:r w:rsidR="00357C5C" w:rsidRPr="00B80243">
        <w:t xml:space="preserve"> толкованию</w:t>
      </w:r>
      <w:proofErr w:type="gramEnd"/>
      <w:r w:rsidR="0070042C" w:rsidRPr="00B80243">
        <w:t xml:space="preserve"> «тайна всех тайн» </w:t>
      </w:r>
      <w:r w:rsidR="00106122" w:rsidRPr="00B80243">
        <w:t xml:space="preserve">‒ это </w:t>
      </w:r>
      <w:r w:rsidR="006C623C" w:rsidRPr="00B80243">
        <w:t>уров</w:t>
      </w:r>
      <w:r w:rsidR="00106122" w:rsidRPr="00B80243">
        <w:t>е</w:t>
      </w:r>
      <w:r w:rsidR="006C623C" w:rsidRPr="00B80243">
        <w:t>н</w:t>
      </w:r>
      <w:r w:rsidR="00106122" w:rsidRPr="00B80243">
        <w:t>ь</w:t>
      </w:r>
      <w:r w:rsidR="006C623C" w:rsidRPr="00B80243">
        <w:t xml:space="preserve">, </w:t>
      </w:r>
      <w:r w:rsidR="00106122" w:rsidRPr="00B80243">
        <w:t xml:space="preserve">на </w:t>
      </w:r>
      <w:r w:rsidR="006C623C" w:rsidRPr="00B80243">
        <w:t>котор</w:t>
      </w:r>
      <w:r w:rsidR="00106122" w:rsidRPr="00B80243">
        <w:t xml:space="preserve">ом свет </w:t>
      </w:r>
      <w:r w:rsidR="0070042C" w:rsidRPr="00B80243">
        <w:t>скрыт</w:t>
      </w:r>
      <w:r w:rsidR="006C623C" w:rsidRPr="00B80243">
        <w:t xml:space="preserve"> </w:t>
      </w:r>
      <w:r w:rsidR="0070042C" w:rsidRPr="00B80243">
        <w:t>не относительно, а абсолютно.</w:t>
      </w:r>
    </w:p>
    <w:p w14:paraId="5ED338C9" w14:textId="01FC9AC6" w:rsidR="000D23E6" w:rsidRPr="00B80243" w:rsidRDefault="00405BA7" w:rsidP="00237F98">
      <w:r w:rsidRPr="00B80243">
        <w:t>Поэтому</w:t>
      </w:r>
      <w:r w:rsidR="00A043C8" w:rsidRPr="00B80243">
        <w:rPr>
          <w:rStyle w:val="af1"/>
        </w:rPr>
        <w:footnoteReference w:id="45"/>
      </w:r>
      <w:r w:rsidRPr="00B80243">
        <w:t xml:space="preserve"> в обсуждаемой нами серии </w:t>
      </w:r>
      <w:proofErr w:type="spellStart"/>
      <w:ins w:id="182" w:author="Alina Pozin" w:date="2025-02-25T21:21:00Z" w16du:dateUtc="2025-02-25T19:21:00Z">
        <w:r w:rsidR="00934B08">
          <w:t>маамаров</w:t>
        </w:r>
        <w:proofErr w:type="spellEnd"/>
        <w:r w:rsidR="00934B08">
          <w:t xml:space="preserve"> </w:t>
        </w:r>
      </w:ins>
      <w:r w:rsidRPr="00B80243">
        <w:t xml:space="preserve">рабби Йосеф-Ицхак пишет, что </w:t>
      </w:r>
      <w:r w:rsidR="00D3216B" w:rsidRPr="00B80243">
        <w:t>свет</w:t>
      </w:r>
      <w:r w:rsidR="00E61A7D" w:rsidRPr="00B80243">
        <w:t xml:space="preserve"> </w:t>
      </w:r>
      <w:r w:rsidRPr="00B80243">
        <w:t xml:space="preserve">«в самом верху без конца», </w:t>
      </w:r>
      <w:r w:rsidR="00D3216B" w:rsidRPr="00B80243">
        <w:t xml:space="preserve">‒ </w:t>
      </w:r>
      <w:r w:rsidR="00E61A7D" w:rsidRPr="00B80243">
        <w:t xml:space="preserve">теперь мы знаем, что </w:t>
      </w:r>
      <w:r w:rsidRPr="00B80243">
        <w:t>это</w:t>
      </w:r>
      <w:r w:rsidR="00131CB9" w:rsidRPr="00B80243">
        <w:t xml:space="preserve"> то же самое, что </w:t>
      </w:r>
      <w:r w:rsidR="008A0FD2" w:rsidRPr="00B80243">
        <w:t>«Ты превыше любых высот, Ты ‒ тайна всех тайн»</w:t>
      </w:r>
      <w:ins w:id="183" w:author="Alina Pozin" w:date="2025-02-25T21:21:00Z" w16du:dateUtc="2025-02-25T19:21:00Z">
        <w:r w:rsidR="00934B08">
          <w:t>, -</w:t>
        </w:r>
      </w:ins>
      <w:del w:id="184" w:author="Alina Pozin" w:date="2025-02-25T21:21:00Z" w16du:dateUtc="2025-02-25T19:21:00Z">
        <w:r w:rsidR="005A0B7B" w:rsidRPr="00B80243" w:rsidDel="00934B08">
          <w:delText>:</w:delText>
        </w:r>
      </w:del>
      <w:r w:rsidR="00D3216B" w:rsidRPr="00B80243">
        <w:t xml:space="preserve"> не </w:t>
      </w:r>
      <w:r w:rsidR="003C1AF5" w:rsidRPr="00B80243">
        <w:t xml:space="preserve">только не </w:t>
      </w:r>
      <w:r w:rsidR="00D3216B" w:rsidRPr="00B80243">
        <w:t>имеет отношения к раскрытию</w:t>
      </w:r>
      <w:r w:rsidR="003C1AF5" w:rsidRPr="00B80243">
        <w:t xml:space="preserve">, но </w:t>
      </w:r>
      <w:r w:rsidR="003578A3" w:rsidRPr="00B80243">
        <w:t xml:space="preserve">никогда не будет иметь. </w:t>
      </w:r>
      <w:r w:rsidR="00AC15C4" w:rsidRPr="00B80243">
        <w:t xml:space="preserve">Он </w:t>
      </w:r>
      <w:r w:rsidR="003578A3" w:rsidRPr="00B80243">
        <w:t>скрыт не относительно</w:t>
      </w:r>
      <w:del w:id="185" w:author="Alina Pozin" w:date="2025-02-25T21:22:00Z" w16du:dateUtc="2025-02-25T19:22:00Z">
        <w:r w:rsidR="00851BDF" w:rsidRPr="00B80243" w:rsidDel="00934B08">
          <w:delText>,</w:delText>
        </w:r>
      </w:del>
      <w:r w:rsidR="00851BDF" w:rsidRPr="00B80243">
        <w:t xml:space="preserve"> </w:t>
      </w:r>
      <w:del w:id="186" w:author="Alina Pozin" w:date="2025-02-25T21:22:00Z" w16du:dateUtc="2025-02-25T19:22:00Z">
        <w:r w:rsidR="003B0D6E" w:rsidRPr="00B80243" w:rsidDel="00934B08">
          <w:delText xml:space="preserve">‒ </w:delText>
        </w:r>
      </w:del>
      <w:ins w:id="187" w:author="Alina Pozin" w:date="2025-02-25T21:22:00Z" w16du:dateUtc="2025-02-25T19:22:00Z">
        <w:r w:rsidR="00934B08">
          <w:t xml:space="preserve"> </w:t>
        </w:r>
        <w:r w:rsidR="00934B08">
          <w:lastRenderedPageBreak/>
          <w:t>(</w:t>
        </w:r>
      </w:ins>
      <w:r w:rsidR="00851BDF" w:rsidRPr="00B80243">
        <w:t>от</w:t>
      </w:r>
      <w:r w:rsidR="00AC15C4" w:rsidRPr="00B80243">
        <w:t xml:space="preserve"> </w:t>
      </w:r>
      <w:r w:rsidR="003578A3" w:rsidRPr="00B80243">
        <w:t>наблюдател</w:t>
      </w:r>
      <w:r w:rsidR="00AC15C4" w:rsidRPr="00B80243">
        <w:t>я</w:t>
      </w:r>
      <w:ins w:id="188" w:author="Alina Pozin" w:date="2025-02-25T21:22:00Z" w16du:dateUtc="2025-02-25T19:22:00Z">
        <w:r w:rsidR="00934B08">
          <w:t>)</w:t>
        </w:r>
      </w:ins>
      <w:r w:rsidR="003578A3" w:rsidRPr="00B80243">
        <w:t>, а абсолютно</w:t>
      </w:r>
      <w:del w:id="189" w:author="Alina Pozin" w:date="2025-02-25T21:22:00Z" w16du:dateUtc="2025-02-25T19:22:00Z">
        <w:r w:rsidR="003578A3" w:rsidRPr="00B80243" w:rsidDel="00934B08">
          <w:delText xml:space="preserve">, </w:delText>
        </w:r>
        <w:r w:rsidR="003B0D6E" w:rsidRPr="00B80243" w:rsidDel="00934B08">
          <w:delText>‒</w:delText>
        </w:r>
      </w:del>
      <w:ins w:id="190" w:author="Alina Pozin" w:date="2025-02-25T21:22:00Z" w16du:dateUtc="2025-02-25T19:22:00Z">
        <w:r w:rsidR="00934B08">
          <w:t xml:space="preserve"> (</w:t>
        </w:r>
      </w:ins>
      <w:del w:id="191" w:author="Alina Pozin" w:date="2025-02-25T21:22:00Z" w16du:dateUtc="2025-02-25T19:22:00Z">
        <w:r w:rsidR="003B0D6E" w:rsidRPr="00B80243" w:rsidDel="00934B08">
          <w:delText xml:space="preserve"> </w:delText>
        </w:r>
      </w:del>
      <w:r w:rsidR="003578A3" w:rsidRPr="00B80243">
        <w:t>как таковой</w:t>
      </w:r>
      <w:ins w:id="192" w:author="Alina Pozin" w:date="2025-02-25T21:22:00Z" w16du:dateUtc="2025-02-25T19:22:00Z">
        <w:r w:rsidR="00934B08">
          <w:t>)</w:t>
        </w:r>
      </w:ins>
      <w:r w:rsidR="00AC15C4" w:rsidRPr="00B80243">
        <w:t xml:space="preserve">, </w:t>
      </w:r>
      <w:r w:rsidR="003B0D6E" w:rsidRPr="00B80243">
        <w:t xml:space="preserve">и </w:t>
      </w:r>
      <w:r w:rsidR="00EA0AB4" w:rsidRPr="00B80243">
        <w:t xml:space="preserve">даже </w:t>
      </w:r>
      <w:r w:rsidR="008413DE" w:rsidRPr="00B80243">
        <w:t xml:space="preserve">на уровне </w:t>
      </w:r>
      <w:r w:rsidR="00EA0AB4" w:rsidRPr="00B80243">
        <w:t xml:space="preserve">«внутри светила» </w:t>
      </w:r>
      <w:r w:rsidR="00B62DE2" w:rsidRPr="00B80243">
        <w:t xml:space="preserve">он </w:t>
      </w:r>
      <w:r w:rsidR="00EA0AB4" w:rsidRPr="00B80243">
        <w:t>скрыт</w:t>
      </w:r>
      <w:r w:rsidR="00854631" w:rsidRPr="00B80243">
        <w:t xml:space="preserve">, </w:t>
      </w:r>
      <w:r w:rsidR="00EA0AB4" w:rsidRPr="00B80243">
        <w:t>запечатан</w:t>
      </w:r>
      <w:r w:rsidR="00854631" w:rsidRPr="00B80243">
        <w:t xml:space="preserve"> и</w:t>
      </w:r>
      <w:r w:rsidR="00851BDF" w:rsidRPr="00B80243">
        <w:t xml:space="preserve"> </w:t>
      </w:r>
      <w:r w:rsidR="00ED37AE" w:rsidRPr="00B80243">
        <w:t>утаен</w:t>
      </w:r>
      <w:r w:rsidR="00EA0AB4" w:rsidRPr="00B80243">
        <w:t xml:space="preserve">. </w:t>
      </w:r>
    </w:p>
    <w:p w14:paraId="798AAFB5" w14:textId="45C089DC" w:rsidR="00DF2362" w:rsidRPr="00B80243" w:rsidRDefault="000D23E6" w:rsidP="000D23E6">
      <w:pPr>
        <w:pStyle w:val="2"/>
      </w:pPr>
      <w:r w:rsidRPr="00B80243">
        <w:t>Глава 4</w:t>
      </w:r>
      <w:r w:rsidR="003578A3" w:rsidRPr="00B80243">
        <w:t xml:space="preserve"> </w:t>
      </w:r>
    </w:p>
    <w:p w14:paraId="27306861" w14:textId="62590388" w:rsidR="004735D4" w:rsidRPr="00B80243" w:rsidRDefault="009A6B88" w:rsidP="004735D4">
      <w:r w:rsidRPr="00B80243">
        <w:t xml:space="preserve">Рабби Йосеф-Ицхак продолжает, что эти два уровня света ‒ в самом верху без конца и в самом низу без предела ‒ это два вида </w:t>
      </w:r>
      <w:proofErr w:type="spellStart"/>
      <w:r w:rsidRPr="00DF18CF">
        <w:rPr>
          <w:i/>
          <w:iCs/>
          <w:rPrChange w:id="193" w:author="Alina Pozin" w:date="2025-02-25T22:01:00Z" w16du:dateUtc="2025-02-25T20:01:00Z">
            <w:rPr/>
          </w:rPrChange>
        </w:rPr>
        <w:t>макиф</w:t>
      </w:r>
      <w:r w:rsidR="00300F27" w:rsidRPr="00DF18CF">
        <w:rPr>
          <w:i/>
          <w:iCs/>
          <w:rPrChange w:id="194" w:author="Alina Pozin" w:date="2025-02-25T22:01:00Z" w16du:dateUtc="2025-02-25T20:01:00Z">
            <w:rPr/>
          </w:rPrChange>
        </w:rPr>
        <w:t>а</w:t>
      </w:r>
      <w:proofErr w:type="spellEnd"/>
      <w:r w:rsidRPr="00B80243">
        <w:t xml:space="preserve">: </w:t>
      </w:r>
      <w:proofErr w:type="spellStart"/>
      <w:r w:rsidR="00186A0D" w:rsidRPr="00DF18CF">
        <w:rPr>
          <w:i/>
          <w:iCs/>
          <w:rPrChange w:id="195" w:author="Alina Pozin" w:date="2025-02-25T22:01:00Z" w16du:dateUtc="2025-02-25T20:01:00Z">
            <w:rPr/>
          </w:rPrChange>
        </w:rPr>
        <w:t>макиф</w:t>
      </w:r>
      <w:proofErr w:type="spellEnd"/>
      <w:r w:rsidR="00186A0D" w:rsidRPr="00B80243">
        <w:t xml:space="preserve"> прямого света и </w:t>
      </w:r>
      <w:proofErr w:type="spellStart"/>
      <w:r w:rsidR="00186A0D" w:rsidRPr="00DF18CF">
        <w:rPr>
          <w:i/>
          <w:iCs/>
          <w:rPrChange w:id="196" w:author="Alina Pozin" w:date="2025-02-25T22:01:00Z" w16du:dateUtc="2025-02-25T20:01:00Z">
            <w:rPr/>
          </w:rPrChange>
        </w:rPr>
        <w:t>макиф</w:t>
      </w:r>
      <w:proofErr w:type="spellEnd"/>
      <w:r w:rsidR="00186A0D" w:rsidRPr="00B80243">
        <w:t xml:space="preserve"> </w:t>
      </w:r>
      <w:del w:id="197" w:author="Alina Pozin" w:date="2025-02-26T13:31:00Z" w16du:dateUtc="2025-02-26T11:31:00Z">
        <w:r w:rsidR="00FC31BD" w:rsidRPr="00B80243" w:rsidDel="001F6F4A">
          <w:delText>возвращающегося</w:delText>
        </w:r>
        <w:r w:rsidR="00300F27" w:rsidRPr="00B80243" w:rsidDel="001F6F4A">
          <w:delText xml:space="preserve"> </w:delText>
        </w:r>
      </w:del>
      <w:ins w:id="198" w:author="Alina Pozin" w:date="2025-02-26T13:31:00Z" w16du:dateUtc="2025-02-26T11:31:00Z">
        <w:r w:rsidR="001F6F4A" w:rsidRPr="00B80243">
          <w:t>возвра</w:t>
        </w:r>
        <w:r w:rsidR="001F6F4A">
          <w:t>тного</w:t>
        </w:r>
        <w:r w:rsidR="001F6F4A" w:rsidRPr="00B80243">
          <w:t xml:space="preserve"> </w:t>
        </w:r>
      </w:ins>
      <w:r w:rsidR="00186A0D" w:rsidRPr="00B80243">
        <w:t xml:space="preserve">света. </w:t>
      </w:r>
    </w:p>
    <w:p w14:paraId="0D2FDE43" w14:textId="072C2B28" w:rsidR="00186A0D" w:rsidRPr="00B80243" w:rsidRDefault="00186A0D" w:rsidP="004735D4">
      <w:proofErr w:type="spellStart"/>
      <w:r w:rsidRPr="00DF18CF">
        <w:rPr>
          <w:i/>
          <w:iCs/>
          <w:rPrChange w:id="199" w:author="Alina Pozin" w:date="2025-02-25T22:01:00Z" w16du:dateUtc="2025-02-25T20:01:00Z">
            <w:rPr/>
          </w:rPrChange>
        </w:rPr>
        <w:t>Макиф</w:t>
      </w:r>
      <w:proofErr w:type="spellEnd"/>
      <w:r w:rsidRPr="00B80243">
        <w:t xml:space="preserve"> прямого света называется </w:t>
      </w:r>
      <w:del w:id="200" w:author="Alina Pozin" w:date="2025-02-25T22:03:00Z" w16du:dateUtc="2025-02-25T20:03:00Z">
        <w:r w:rsidRPr="00B80243" w:rsidDel="00DF18CF">
          <w:delText>бли</w:delText>
        </w:r>
        <w:r w:rsidR="004A35C8" w:rsidRPr="00B80243" w:rsidDel="00DF18CF">
          <w:delText>зк</w:delText>
        </w:r>
        <w:r w:rsidRPr="00B80243" w:rsidDel="00DF18CF">
          <w:delText>и</w:delText>
        </w:r>
        <w:r w:rsidR="00770231" w:rsidRPr="00B80243" w:rsidDel="00DF18CF">
          <w:delText>м</w:delText>
        </w:r>
      </w:del>
      <w:ins w:id="201" w:author="Alina Pozin" w:date="2025-02-25T22:03:00Z" w16du:dateUtc="2025-02-25T20:03:00Z">
        <w:r w:rsidR="00DF18CF" w:rsidRPr="00B80243">
          <w:t>бли</w:t>
        </w:r>
        <w:r w:rsidR="00DF18CF">
          <w:t>жним</w:t>
        </w:r>
      </w:ins>
      <w:r w:rsidR="00FC31BD" w:rsidRPr="00B80243">
        <w:t>,</w:t>
      </w:r>
      <w:r w:rsidR="00770231" w:rsidRPr="00B80243">
        <w:t xml:space="preserve"> </w:t>
      </w:r>
      <w:r w:rsidRPr="00B80243">
        <w:t>потому что</w:t>
      </w:r>
      <w:r w:rsidR="00FC31BD" w:rsidRPr="00B80243">
        <w:t xml:space="preserve"> он</w:t>
      </w:r>
      <w:r w:rsidR="00A243F1" w:rsidRPr="00B80243">
        <w:t xml:space="preserve">, хотя </w:t>
      </w:r>
      <w:ins w:id="202" w:author="Alina Pozin" w:date="2025-02-25T21:22:00Z" w16du:dateUtc="2025-02-25T19:22:00Z">
        <w:r w:rsidR="00934B08">
          <w:t xml:space="preserve">и </w:t>
        </w:r>
      </w:ins>
      <w:r w:rsidR="00A243F1" w:rsidRPr="00B80243">
        <w:t>не раскрыт,</w:t>
      </w:r>
      <w:r w:rsidRPr="00B80243">
        <w:t xml:space="preserve"> </w:t>
      </w:r>
      <w:r w:rsidR="00BF1657" w:rsidRPr="00B80243">
        <w:t xml:space="preserve">имеет такую </w:t>
      </w:r>
      <w:r w:rsidR="004735D4" w:rsidRPr="00B80243">
        <w:t>возможность</w:t>
      </w:r>
      <w:r w:rsidR="00A243F1" w:rsidRPr="00B80243">
        <w:t xml:space="preserve">. </w:t>
      </w:r>
      <w:proofErr w:type="spellStart"/>
      <w:r w:rsidR="00BF1657" w:rsidRPr="00DF18CF">
        <w:rPr>
          <w:i/>
          <w:iCs/>
          <w:rPrChange w:id="203" w:author="Alina Pozin" w:date="2025-02-25T22:01:00Z" w16du:dateUtc="2025-02-25T20:01:00Z">
            <w:rPr/>
          </w:rPrChange>
        </w:rPr>
        <w:t>Макиф</w:t>
      </w:r>
      <w:proofErr w:type="spellEnd"/>
      <w:r w:rsidR="00BF1657" w:rsidRPr="00B80243">
        <w:t xml:space="preserve"> </w:t>
      </w:r>
      <w:del w:id="204" w:author="Alina Pozin" w:date="2025-02-26T13:31:00Z" w16du:dateUtc="2025-02-26T11:31:00Z">
        <w:r w:rsidR="00BF1657" w:rsidRPr="00B80243" w:rsidDel="001F6F4A">
          <w:delText xml:space="preserve">возвращающегося </w:delText>
        </w:r>
      </w:del>
      <w:ins w:id="205" w:author="Alina Pozin" w:date="2025-02-26T13:31:00Z" w16du:dateUtc="2025-02-26T11:31:00Z">
        <w:r w:rsidR="001F6F4A" w:rsidRPr="00B80243">
          <w:t>возвра</w:t>
        </w:r>
        <w:r w:rsidR="001F6F4A">
          <w:t>тного</w:t>
        </w:r>
        <w:r w:rsidR="001F6F4A" w:rsidRPr="00B80243">
          <w:t xml:space="preserve"> </w:t>
        </w:r>
      </w:ins>
      <w:r w:rsidR="006D4B2B" w:rsidRPr="00B80243">
        <w:t xml:space="preserve">света называется </w:t>
      </w:r>
      <w:del w:id="206" w:author="Alina Pozin" w:date="2025-02-25T22:02:00Z" w16du:dateUtc="2025-02-25T20:02:00Z">
        <w:r w:rsidR="006D4B2B" w:rsidRPr="00B80243" w:rsidDel="00DF18CF">
          <w:delText>дал</w:delText>
        </w:r>
        <w:r w:rsidR="004A35C8" w:rsidRPr="00B80243" w:rsidDel="00DF18CF">
          <w:delText>ек</w:delText>
        </w:r>
        <w:r w:rsidR="00800AD5" w:rsidRPr="00B80243" w:rsidDel="00DF18CF">
          <w:delText>и</w:delText>
        </w:r>
        <w:r w:rsidR="00246990" w:rsidRPr="00B80243" w:rsidDel="00DF18CF">
          <w:delText>м</w:delText>
        </w:r>
      </w:del>
      <w:ins w:id="207" w:author="Alina Pozin" w:date="2025-02-25T22:02:00Z" w16du:dateUtc="2025-02-25T20:02:00Z">
        <w:r w:rsidR="00DF18CF" w:rsidRPr="00B80243">
          <w:t>дал</w:t>
        </w:r>
        <w:r w:rsidR="00DF18CF">
          <w:t>ьним</w:t>
        </w:r>
      </w:ins>
      <w:r w:rsidR="00BF1657" w:rsidRPr="00B80243">
        <w:t xml:space="preserve">, </w:t>
      </w:r>
      <w:r w:rsidR="0067008E" w:rsidRPr="00B80243">
        <w:t xml:space="preserve">потому что </w:t>
      </w:r>
      <w:r w:rsidR="00BF1657" w:rsidRPr="00B80243">
        <w:t xml:space="preserve">он </w:t>
      </w:r>
      <w:r w:rsidR="0067008E" w:rsidRPr="00B80243">
        <w:t xml:space="preserve">не </w:t>
      </w:r>
      <w:r w:rsidR="00BF1657" w:rsidRPr="00B80243">
        <w:t xml:space="preserve">будет </w:t>
      </w:r>
      <w:r w:rsidR="00A243F1" w:rsidRPr="00B80243">
        <w:t>раскрыт</w:t>
      </w:r>
      <w:r w:rsidR="00DF45C9" w:rsidRPr="00B80243">
        <w:t xml:space="preserve"> </w:t>
      </w:r>
      <w:r w:rsidR="007347B9" w:rsidRPr="00B80243">
        <w:t>никогда</w:t>
      </w:r>
      <w:r w:rsidR="0067008E" w:rsidRPr="00B80243">
        <w:t xml:space="preserve">. </w:t>
      </w:r>
    </w:p>
    <w:p w14:paraId="27E6E0DE" w14:textId="04381D54" w:rsidR="00E702C2" w:rsidRPr="00B80243" w:rsidRDefault="003F29BD" w:rsidP="004735D4">
      <w:r w:rsidRPr="00B80243">
        <w:t xml:space="preserve">В качестве иллюстрации </w:t>
      </w:r>
      <w:r w:rsidR="00E702C2" w:rsidRPr="00B80243">
        <w:t>приводит</w:t>
      </w:r>
      <w:r w:rsidR="00DF45C9" w:rsidRPr="00B80243">
        <w:t>ся</w:t>
      </w:r>
      <w:r w:rsidR="00E702C2" w:rsidRPr="00B80243">
        <w:t xml:space="preserve"> аллегори</w:t>
      </w:r>
      <w:r w:rsidR="00DF45C9" w:rsidRPr="00B80243">
        <w:t>я</w:t>
      </w:r>
      <w:r w:rsidR="00524307" w:rsidRPr="00B80243">
        <w:t xml:space="preserve"> </w:t>
      </w:r>
      <w:ins w:id="208" w:author="Alina Pozin" w:date="2025-02-25T21:23:00Z" w16du:dateUtc="2025-02-25T19:23:00Z">
        <w:r w:rsidR="00A03A9B">
          <w:t xml:space="preserve">про </w:t>
        </w:r>
      </w:ins>
      <w:del w:id="209" w:author="Alina Pozin" w:date="2025-02-25T22:33:00Z" w16du:dateUtc="2025-02-25T20:33:00Z">
        <w:r w:rsidR="00F50752" w:rsidRPr="00B80243" w:rsidDel="005E02EB">
          <w:delText>м</w:delText>
        </w:r>
        <w:r w:rsidR="00F93AB1" w:rsidRPr="00B80243" w:rsidDel="005E02EB">
          <w:delText>удрец</w:delText>
        </w:r>
        <w:r w:rsidR="00B025BA" w:rsidRPr="00B80243" w:rsidDel="005E02EB">
          <w:delText>а</w:delText>
        </w:r>
      </w:del>
      <w:ins w:id="210" w:author="Alina Pozin" w:date="2025-02-25T22:33:00Z" w16du:dateUtc="2025-02-25T20:33:00Z">
        <w:r w:rsidR="005E02EB">
          <w:t>наставника</w:t>
        </w:r>
      </w:ins>
      <w:r w:rsidR="00B025BA" w:rsidRPr="00B80243">
        <w:t>,</w:t>
      </w:r>
      <w:r w:rsidR="00F50752" w:rsidRPr="00B80243">
        <w:t xml:space="preserve"> </w:t>
      </w:r>
      <w:r w:rsidR="00F93AB1" w:rsidRPr="00B80243">
        <w:t>изл</w:t>
      </w:r>
      <w:r w:rsidR="00524307" w:rsidRPr="00B80243">
        <w:t>ага</w:t>
      </w:r>
      <w:r w:rsidR="00B025BA" w:rsidRPr="00B80243">
        <w:t xml:space="preserve">ющего </w:t>
      </w:r>
      <w:r w:rsidR="00F93AB1" w:rsidRPr="00B80243">
        <w:t>одну из своих идей</w:t>
      </w:r>
      <w:r w:rsidR="00B025BA" w:rsidRPr="00B80243">
        <w:t xml:space="preserve"> ученику несравнимо более низкого уровня</w:t>
      </w:r>
      <w:r w:rsidR="00DF45C9" w:rsidRPr="00B80243">
        <w:t>. И</w:t>
      </w:r>
      <w:r w:rsidR="0036086D" w:rsidRPr="00B80243">
        <w:t xml:space="preserve">з-за того, что </w:t>
      </w:r>
      <w:r w:rsidR="00D56334" w:rsidRPr="00B80243">
        <w:t xml:space="preserve">разница между </w:t>
      </w:r>
      <w:r w:rsidR="0036086D" w:rsidRPr="00B80243">
        <w:t xml:space="preserve">уровнями мышления </w:t>
      </w:r>
      <w:r w:rsidR="00D56334" w:rsidRPr="00B80243">
        <w:t>неизмерима</w:t>
      </w:r>
      <w:del w:id="211" w:author="Alina Pozin" w:date="2025-02-25T21:56:00Z" w16du:dateUtc="2025-02-25T19:56:00Z">
        <w:r w:rsidR="00D56334" w:rsidRPr="00B80243" w:rsidDel="00DF18CF">
          <w:delText>я</w:delText>
        </w:r>
      </w:del>
      <w:r w:rsidR="00D56334" w:rsidRPr="00B80243">
        <w:t xml:space="preserve">, </w:t>
      </w:r>
      <w:r w:rsidR="000D1C8A" w:rsidRPr="00B80243">
        <w:t xml:space="preserve">мудрец </w:t>
      </w:r>
      <w:r w:rsidR="00D92F5A" w:rsidRPr="00B80243">
        <w:t xml:space="preserve">сокращает </w:t>
      </w:r>
      <w:r w:rsidR="000D1C8A" w:rsidRPr="00B80243">
        <w:t xml:space="preserve">идею </w:t>
      </w:r>
      <w:r w:rsidR="005E2BF2" w:rsidRPr="00B80243">
        <w:t xml:space="preserve">так, чтобы </w:t>
      </w:r>
      <w:r w:rsidR="00D92F5A" w:rsidRPr="00B80243">
        <w:t>ученик</w:t>
      </w:r>
      <w:r w:rsidR="005E2BF2" w:rsidRPr="00B80243">
        <w:t xml:space="preserve"> смог ее воспринять</w:t>
      </w:r>
      <w:r w:rsidR="00D92F5A" w:rsidRPr="00B80243">
        <w:t xml:space="preserve">. </w:t>
      </w:r>
      <w:r w:rsidR="00EE798C" w:rsidRPr="00B80243">
        <w:t xml:space="preserve">Определенную </w:t>
      </w:r>
      <w:r w:rsidR="007A13E2" w:rsidRPr="00B80243">
        <w:t>часть смыслов</w:t>
      </w:r>
      <w:r w:rsidR="000B1883" w:rsidRPr="00B80243">
        <w:t xml:space="preserve"> </w:t>
      </w:r>
      <w:r w:rsidR="00266776" w:rsidRPr="00B80243">
        <w:t>ученик схватывает</w:t>
      </w:r>
      <w:r w:rsidR="00393E00" w:rsidRPr="00B80243">
        <w:t xml:space="preserve">, </w:t>
      </w:r>
      <w:r w:rsidR="00EE798C" w:rsidRPr="00B80243">
        <w:t xml:space="preserve">и они </w:t>
      </w:r>
      <w:r w:rsidR="006E6ACB" w:rsidRPr="00B80243">
        <w:t>с</w:t>
      </w:r>
      <w:r w:rsidR="00EE798C" w:rsidRPr="00B80243">
        <w:t xml:space="preserve">ливаются с его разумом в </w:t>
      </w:r>
      <w:r w:rsidR="00E659C0" w:rsidRPr="00B80243">
        <w:t>одно целое</w:t>
      </w:r>
      <w:r w:rsidR="00266776" w:rsidRPr="00B80243">
        <w:t xml:space="preserve">, как </w:t>
      </w:r>
      <w:r w:rsidR="000A3F69" w:rsidRPr="00B80243">
        <w:t xml:space="preserve">написано </w:t>
      </w:r>
      <w:r w:rsidR="00266776" w:rsidRPr="00B80243">
        <w:t xml:space="preserve">в Тании, гл. 5. </w:t>
      </w:r>
      <w:r w:rsidR="00486971" w:rsidRPr="00B80243">
        <w:t xml:space="preserve">Однако </w:t>
      </w:r>
      <w:r w:rsidR="00364422" w:rsidRPr="00B80243">
        <w:t>ученик</w:t>
      </w:r>
      <w:r w:rsidR="00486971" w:rsidRPr="00B80243">
        <w:t xml:space="preserve"> ‒ всего лишь ученик, </w:t>
      </w:r>
      <w:r w:rsidR="00AD671C" w:rsidRPr="00B80243">
        <w:t xml:space="preserve">и </w:t>
      </w:r>
      <w:r w:rsidR="00486971" w:rsidRPr="00B80243">
        <w:t>часть смыслов оста</w:t>
      </w:r>
      <w:r w:rsidR="00F62FF6" w:rsidRPr="00B80243">
        <w:t>е</w:t>
      </w:r>
      <w:r w:rsidR="00486971" w:rsidRPr="00B80243">
        <w:t xml:space="preserve">тся </w:t>
      </w:r>
      <w:r w:rsidR="00364422" w:rsidRPr="00B80243">
        <w:t>за пределами его понимания</w:t>
      </w:r>
      <w:r w:rsidR="00F62FF6" w:rsidRPr="00B80243">
        <w:t xml:space="preserve"> </w:t>
      </w:r>
      <w:r w:rsidR="00486971" w:rsidRPr="00B80243">
        <w:t xml:space="preserve">в качестве </w:t>
      </w:r>
      <w:proofErr w:type="spellStart"/>
      <w:r w:rsidR="00486971" w:rsidRPr="00DF18CF">
        <w:rPr>
          <w:i/>
          <w:iCs/>
          <w:rPrChange w:id="212" w:author="Alina Pozin" w:date="2025-02-25T22:01:00Z" w16du:dateUtc="2025-02-25T20:01:00Z">
            <w:rPr/>
          </w:rPrChange>
        </w:rPr>
        <w:t>макиф</w:t>
      </w:r>
      <w:ins w:id="213" w:author="Alina Pozin" w:date="2025-02-26T13:33:00Z" w16du:dateUtc="2025-02-26T11:33:00Z">
        <w:r w:rsidR="00413A82">
          <w:rPr>
            <w:i/>
            <w:iCs/>
          </w:rPr>
          <w:t>а</w:t>
        </w:r>
      </w:ins>
      <w:proofErr w:type="spellEnd"/>
      <w:r w:rsidR="00486971" w:rsidRPr="00B80243">
        <w:t xml:space="preserve">. </w:t>
      </w:r>
      <w:r w:rsidR="007A00EF" w:rsidRPr="00B80243">
        <w:t>Тем не менее</w:t>
      </w:r>
      <w:r w:rsidR="00144102" w:rsidRPr="00B80243">
        <w:t>,</w:t>
      </w:r>
      <w:r w:rsidR="007A00EF" w:rsidRPr="00B80243">
        <w:t xml:space="preserve"> это</w:t>
      </w:r>
      <w:r w:rsidR="00144102" w:rsidRPr="00B80243">
        <w:t xml:space="preserve"> </w:t>
      </w:r>
      <w:del w:id="214" w:author="Alina Pozin" w:date="2025-02-25T22:02:00Z" w16du:dateUtc="2025-02-25T20:02:00Z">
        <w:r w:rsidR="00144102" w:rsidRPr="00B80243" w:rsidDel="00DF18CF">
          <w:delText xml:space="preserve">близкий </w:delText>
        </w:r>
      </w:del>
      <w:ins w:id="215" w:author="Alina Pozin" w:date="2025-02-25T22:02:00Z" w16du:dateUtc="2025-02-25T20:02:00Z">
        <w:r w:rsidR="00DF18CF">
          <w:t>«</w:t>
        </w:r>
        <w:r w:rsidR="00DF18CF" w:rsidRPr="00B80243">
          <w:t>бли</w:t>
        </w:r>
        <w:r w:rsidR="00DF18CF">
          <w:t>жний</w:t>
        </w:r>
        <w:r w:rsidR="00DF18CF" w:rsidRPr="00B80243">
          <w:t xml:space="preserve"> </w:t>
        </w:r>
      </w:ins>
      <w:proofErr w:type="spellStart"/>
      <w:r w:rsidR="00F62FF6" w:rsidRPr="00DF18CF">
        <w:rPr>
          <w:i/>
          <w:iCs/>
          <w:rPrChange w:id="216" w:author="Alina Pozin" w:date="2025-02-25T22:01:00Z" w16du:dateUtc="2025-02-25T20:01:00Z">
            <w:rPr/>
          </w:rPrChange>
        </w:rPr>
        <w:t>макиф</w:t>
      </w:r>
      <w:proofErr w:type="spellEnd"/>
      <w:ins w:id="217" w:author="Alina Pozin" w:date="2025-02-25T22:02:00Z" w16du:dateUtc="2025-02-25T20:02:00Z">
        <w:r w:rsidR="00DF18CF" w:rsidRPr="00DF18CF">
          <w:rPr>
            <w:rPrChange w:id="218" w:author="Alina Pozin" w:date="2025-02-25T22:02:00Z" w16du:dateUtc="2025-02-25T20:02:00Z">
              <w:rPr>
                <w:i/>
                <w:iCs/>
              </w:rPr>
            </w:rPrChange>
          </w:rPr>
          <w:t>»</w:t>
        </w:r>
      </w:ins>
      <w:r w:rsidR="007A00EF" w:rsidRPr="00B80243">
        <w:t xml:space="preserve">, </w:t>
      </w:r>
      <w:r w:rsidR="00507D82" w:rsidRPr="00B80243">
        <w:t xml:space="preserve">то есть </w:t>
      </w:r>
      <w:r w:rsidR="007A00EF" w:rsidRPr="00B80243">
        <w:t>эт</w:t>
      </w:r>
      <w:r w:rsidR="00107DD4" w:rsidRPr="00B80243">
        <w:t xml:space="preserve">а часть </w:t>
      </w:r>
      <w:r w:rsidR="007A00EF" w:rsidRPr="00B80243">
        <w:t>смысл</w:t>
      </w:r>
      <w:r w:rsidR="00107DD4" w:rsidRPr="00B80243">
        <w:t>ов</w:t>
      </w:r>
      <w:r w:rsidR="007A00EF" w:rsidRPr="00B80243">
        <w:t xml:space="preserve"> </w:t>
      </w:r>
      <w:r w:rsidR="002A5B27" w:rsidRPr="00B80243">
        <w:t>име</w:t>
      </w:r>
      <w:r w:rsidR="00107DD4" w:rsidRPr="00B80243">
        <w:t>е</w:t>
      </w:r>
      <w:r w:rsidR="002A5B27" w:rsidRPr="00B80243">
        <w:t xml:space="preserve">т отношение </w:t>
      </w:r>
      <w:r w:rsidR="00F62FF6" w:rsidRPr="00B80243">
        <w:t xml:space="preserve">к </w:t>
      </w:r>
      <w:r w:rsidR="008D54B8" w:rsidRPr="00B80243">
        <w:t xml:space="preserve">разуму </w:t>
      </w:r>
      <w:r w:rsidR="00507D82" w:rsidRPr="00B80243">
        <w:t>ученика</w:t>
      </w:r>
      <w:r w:rsidR="00107DD4" w:rsidRPr="00B80243">
        <w:t>,</w:t>
      </w:r>
      <w:r w:rsidR="00507D82" w:rsidRPr="00B80243">
        <w:t xml:space="preserve"> </w:t>
      </w:r>
      <w:r w:rsidR="002A5B27" w:rsidRPr="00B80243">
        <w:t xml:space="preserve">и </w:t>
      </w:r>
      <w:r w:rsidR="00107DD4" w:rsidRPr="00B80243">
        <w:t xml:space="preserve">он </w:t>
      </w:r>
      <w:r w:rsidR="002A5B27" w:rsidRPr="00B80243">
        <w:t>близ</w:t>
      </w:r>
      <w:r w:rsidR="00107DD4" w:rsidRPr="00B80243">
        <w:t>о</w:t>
      </w:r>
      <w:r w:rsidR="002A5B27" w:rsidRPr="00B80243">
        <w:t>к</w:t>
      </w:r>
      <w:r w:rsidR="00107DD4" w:rsidRPr="00B80243">
        <w:t xml:space="preserve"> </w:t>
      </w:r>
      <w:r w:rsidR="002A5B27" w:rsidRPr="00B80243">
        <w:t xml:space="preserve">к тому, чтобы </w:t>
      </w:r>
      <w:r w:rsidR="00144102" w:rsidRPr="00B80243">
        <w:t>и</w:t>
      </w:r>
      <w:r w:rsidR="00107DD4" w:rsidRPr="00B80243">
        <w:t xml:space="preserve">х </w:t>
      </w:r>
      <w:r w:rsidR="002A5B27" w:rsidRPr="00B80243">
        <w:t>поня</w:t>
      </w:r>
      <w:r w:rsidR="00144102" w:rsidRPr="00B80243">
        <w:t>т</w:t>
      </w:r>
      <w:r w:rsidR="00107DD4" w:rsidRPr="00B80243">
        <w:t>ь</w:t>
      </w:r>
      <w:r w:rsidR="002972A1" w:rsidRPr="00B80243">
        <w:t xml:space="preserve">. </w:t>
      </w:r>
      <w:r w:rsidR="001639E7" w:rsidRPr="00B80243">
        <w:t xml:space="preserve">Сказали наши мудрецы: </w:t>
      </w:r>
      <w:r w:rsidR="001F3BC7" w:rsidRPr="00B80243">
        <w:t xml:space="preserve">«До сорока лет </w:t>
      </w:r>
      <w:r w:rsidR="00534BDA" w:rsidRPr="00B80243">
        <w:t>человек не по</w:t>
      </w:r>
      <w:r w:rsidR="00900C63" w:rsidRPr="00B80243">
        <w:t xml:space="preserve">стигает </w:t>
      </w:r>
      <w:r w:rsidR="00E80C14" w:rsidRPr="00B80243">
        <w:t>глубин</w:t>
      </w:r>
      <w:r w:rsidR="00EE31B0" w:rsidRPr="00B80243">
        <w:t>ы</w:t>
      </w:r>
      <w:r w:rsidR="00E80C14" w:rsidRPr="00B80243">
        <w:t xml:space="preserve"> </w:t>
      </w:r>
      <w:r w:rsidR="00900C63" w:rsidRPr="00B80243">
        <w:t>иде</w:t>
      </w:r>
      <w:r w:rsidR="00E80C14" w:rsidRPr="00B80243">
        <w:t>и</w:t>
      </w:r>
      <w:r w:rsidR="00900C63" w:rsidRPr="00B80243">
        <w:t xml:space="preserve"> </w:t>
      </w:r>
      <w:r w:rsidR="00D85EF2" w:rsidRPr="00B80243">
        <w:t>учител</w:t>
      </w:r>
      <w:r w:rsidR="00900C63" w:rsidRPr="00B80243">
        <w:t>я</w:t>
      </w:r>
      <w:r w:rsidR="00D85EF2" w:rsidRPr="00B80243">
        <w:t>»</w:t>
      </w:r>
      <w:r w:rsidR="00534BDA" w:rsidRPr="00B80243">
        <w:rPr>
          <w:rStyle w:val="af1"/>
        </w:rPr>
        <w:footnoteReference w:id="46"/>
      </w:r>
      <w:r w:rsidR="002972A1" w:rsidRPr="00B80243">
        <w:t xml:space="preserve">, </w:t>
      </w:r>
      <w:r w:rsidR="00107DD4" w:rsidRPr="00B80243">
        <w:t>из чего следует, ч</w:t>
      </w:r>
      <w:r w:rsidR="00224D66" w:rsidRPr="00B80243">
        <w:t xml:space="preserve">то </w:t>
      </w:r>
      <w:r w:rsidR="002972A1" w:rsidRPr="00B80243">
        <w:t>после сорока лет</w:t>
      </w:r>
      <w:r w:rsidR="001639E7" w:rsidRPr="00B80243">
        <w:t xml:space="preserve"> </w:t>
      </w:r>
      <w:r w:rsidR="002972A1" w:rsidRPr="00B80243">
        <w:t>по</w:t>
      </w:r>
      <w:r w:rsidR="00E80C14" w:rsidRPr="00B80243">
        <w:t>стигает</w:t>
      </w:r>
      <w:r w:rsidR="002972A1" w:rsidRPr="00B80243">
        <w:t xml:space="preserve">. </w:t>
      </w:r>
      <w:r w:rsidR="002A2690" w:rsidRPr="00B80243">
        <w:t>После сорока лет глубин</w:t>
      </w:r>
      <w:r w:rsidR="0042138E" w:rsidRPr="00B80243">
        <w:t>а</w:t>
      </w:r>
      <w:r w:rsidR="002A2690" w:rsidRPr="00B80243">
        <w:t xml:space="preserve"> идеи </w:t>
      </w:r>
      <w:r w:rsidR="0042138E" w:rsidRPr="00B80243">
        <w:t xml:space="preserve">раскрывается ученику </w:t>
      </w:r>
      <w:r w:rsidR="002A2690" w:rsidRPr="00B80243">
        <w:t xml:space="preserve">не потому, что </w:t>
      </w:r>
      <w:r w:rsidR="0042138E" w:rsidRPr="00B80243">
        <w:t xml:space="preserve">он услышал ее объяснение от учителя еще раз, </w:t>
      </w:r>
      <w:r w:rsidR="00CE1CE2" w:rsidRPr="00B80243">
        <w:t xml:space="preserve">а потому, что </w:t>
      </w:r>
      <w:r w:rsidR="00147B63" w:rsidRPr="00B80243">
        <w:t xml:space="preserve">все </w:t>
      </w:r>
      <w:r w:rsidR="00D41DF6" w:rsidRPr="00B80243">
        <w:t xml:space="preserve">это время </w:t>
      </w:r>
      <w:r w:rsidR="000E0C0F" w:rsidRPr="00B80243">
        <w:t xml:space="preserve">он </w:t>
      </w:r>
      <w:r w:rsidR="00922F97" w:rsidRPr="00B80243">
        <w:t xml:space="preserve">упорно </w:t>
      </w:r>
      <w:r w:rsidR="00E60075" w:rsidRPr="00B80243">
        <w:t xml:space="preserve">над ней </w:t>
      </w:r>
      <w:r w:rsidR="00291D12" w:rsidRPr="00B80243">
        <w:t>размышлял</w:t>
      </w:r>
      <w:r w:rsidR="002B34CE" w:rsidRPr="00B80243">
        <w:t xml:space="preserve">. </w:t>
      </w:r>
      <w:r w:rsidR="00D70B6B" w:rsidRPr="00B80243">
        <w:t>Отсюда понятно, что эт</w:t>
      </w:r>
      <w:r w:rsidR="000E0C0F" w:rsidRPr="00B80243">
        <w:t>а часть</w:t>
      </w:r>
      <w:r w:rsidR="00D70B6B" w:rsidRPr="00B80243">
        <w:t xml:space="preserve"> смысл</w:t>
      </w:r>
      <w:r w:rsidR="000E0C0F" w:rsidRPr="00B80243">
        <w:t>ов</w:t>
      </w:r>
      <w:r w:rsidR="00D70B6B" w:rsidRPr="00B80243">
        <w:t xml:space="preserve"> </w:t>
      </w:r>
      <w:r w:rsidR="00E03FF6" w:rsidRPr="00B80243">
        <w:t xml:space="preserve">с самого начала </w:t>
      </w:r>
      <w:r w:rsidR="00D70B6B" w:rsidRPr="00B80243">
        <w:t>имел</w:t>
      </w:r>
      <w:r w:rsidR="00A95A67" w:rsidRPr="00B80243">
        <w:t>а</w:t>
      </w:r>
      <w:r w:rsidR="00D70B6B" w:rsidRPr="00B80243">
        <w:t xml:space="preserve"> к нему отношение</w:t>
      </w:r>
      <w:r w:rsidR="0041387E" w:rsidRPr="00B80243">
        <w:t xml:space="preserve">, </w:t>
      </w:r>
      <w:r w:rsidR="00997DE7" w:rsidRPr="00B80243">
        <w:t xml:space="preserve">только </w:t>
      </w:r>
      <w:r w:rsidR="00E03FF6" w:rsidRPr="00B80243">
        <w:t>был</w:t>
      </w:r>
      <w:r w:rsidR="00A95A67" w:rsidRPr="00B80243">
        <w:t>а</w:t>
      </w:r>
      <w:r w:rsidR="00E03FF6" w:rsidRPr="00B80243">
        <w:t xml:space="preserve"> </w:t>
      </w:r>
      <w:del w:id="219" w:author="Alina Pozin" w:date="2025-02-25T22:00:00Z" w16du:dateUtc="2025-02-25T20:00:00Z">
        <w:r w:rsidR="00E03FF6" w:rsidRPr="00B80243" w:rsidDel="00DF18CF">
          <w:delText xml:space="preserve">получены </w:delText>
        </w:r>
      </w:del>
      <w:ins w:id="220" w:author="Alina Pozin" w:date="2025-02-25T22:00:00Z" w16du:dateUtc="2025-02-25T20:00:00Z">
        <w:r w:rsidR="00DF18CF" w:rsidRPr="00B80243">
          <w:t>получен</w:t>
        </w:r>
        <w:r w:rsidR="00DF18CF">
          <w:t>а</w:t>
        </w:r>
        <w:r w:rsidR="00DF18CF" w:rsidRPr="00B80243">
          <w:t xml:space="preserve"> </w:t>
        </w:r>
      </w:ins>
      <w:r w:rsidR="00997DE7" w:rsidRPr="00B80243">
        <w:t xml:space="preserve">им </w:t>
      </w:r>
      <w:r w:rsidR="0041387E" w:rsidRPr="00B80243">
        <w:t xml:space="preserve">в качестве </w:t>
      </w:r>
      <w:proofErr w:type="spellStart"/>
      <w:r w:rsidR="0041387E" w:rsidRPr="00DF18CF">
        <w:rPr>
          <w:i/>
          <w:iCs/>
          <w:rPrChange w:id="221" w:author="Alina Pozin" w:date="2025-02-25T22:01:00Z" w16du:dateUtc="2025-02-25T20:01:00Z">
            <w:rPr/>
          </w:rPrChange>
        </w:rPr>
        <w:t>макиф</w:t>
      </w:r>
      <w:ins w:id="222" w:author="Alina Pozin" w:date="2025-02-26T13:33:00Z" w16du:dateUtc="2025-02-26T11:33:00Z">
        <w:r w:rsidR="00413A82">
          <w:rPr>
            <w:i/>
            <w:iCs/>
          </w:rPr>
          <w:t>а</w:t>
        </w:r>
      </w:ins>
      <w:proofErr w:type="spellEnd"/>
      <w:r w:rsidR="0041387E" w:rsidRPr="00B80243">
        <w:t xml:space="preserve">. </w:t>
      </w:r>
    </w:p>
    <w:p w14:paraId="158ED16C" w14:textId="6CCE9772" w:rsidR="008C3408" w:rsidRPr="00B80243" w:rsidRDefault="00D41DF6" w:rsidP="006B77D8">
      <w:r w:rsidRPr="00B80243">
        <w:t xml:space="preserve">Однако из-за того, что </w:t>
      </w:r>
      <w:r w:rsidR="0040737F" w:rsidRPr="00B80243">
        <w:t xml:space="preserve">уровень </w:t>
      </w:r>
      <w:r w:rsidR="00890220" w:rsidRPr="00B80243">
        <w:t>мудрец</w:t>
      </w:r>
      <w:r w:rsidRPr="00B80243">
        <w:t xml:space="preserve">а </w:t>
      </w:r>
      <w:r w:rsidR="00890220" w:rsidRPr="00B80243">
        <w:t xml:space="preserve">несопоставим </w:t>
      </w:r>
      <w:r w:rsidR="0040737F" w:rsidRPr="00B80243">
        <w:t xml:space="preserve">с уровнем ученика, </w:t>
      </w:r>
      <w:r w:rsidR="001512EC" w:rsidRPr="00B80243">
        <w:t xml:space="preserve">часть </w:t>
      </w:r>
      <w:r w:rsidR="0040737F" w:rsidRPr="00B80243">
        <w:t>смысл</w:t>
      </w:r>
      <w:r w:rsidR="001512EC" w:rsidRPr="00B80243">
        <w:t xml:space="preserve">ов </w:t>
      </w:r>
      <w:r w:rsidR="00405B8D" w:rsidRPr="00B80243">
        <w:t xml:space="preserve">остается </w:t>
      </w:r>
      <w:r w:rsidR="0040737F" w:rsidRPr="00B80243">
        <w:t>не</w:t>
      </w:r>
      <w:r w:rsidR="00922F97" w:rsidRPr="00B80243">
        <w:t>доступн</w:t>
      </w:r>
      <w:r w:rsidR="00405B8D" w:rsidRPr="00B80243">
        <w:t xml:space="preserve">ой </w:t>
      </w:r>
      <w:r w:rsidR="008815F7" w:rsidRPr="00B80243">
        <w:t xml:space="preserve">ученику </w:t>
      </w:r>
      <w:r w:rsidR="001512EC" w:rsidRPr="00B80243">
        <w:t xml:space="preserve">и после </w:t>
      </w:r>
      <w:r w:rsidR="0040737F" w:rsidRPr="00B80243">
        <w:t>сорока лет</w:t>
      </w:r>
      <w:r w:rsidR="000C6EF4" w:rsidRPr="00B80243">
        <w:t>. Э</w:t>
      </w:r>
      <w:r w:rsidR="0035317E" w:rsidRPr="00B80243">
        <w:t>т</w:t>
      </w:r>
      <w:r w:rsidR="000C6EF4" w:rsidRPr="00B80243">
        <w:t xml:space="preserve">о пример </w:t>
      </w:r>
      <w:del w:id="223" w:author="Alina Pozin" w:date="2025-02-25T22:02:00Z" w16du:dateUtc="2025-02-25T20:02:00Z">
        <w:r w:rsidR="00800AD5" w:rsidRPr="00B80243" w:rsidDel="00DF18CF">
          <w:delText>дал</w:delText>
        </w:r>
        <w:r w:rsidR="004A35C8" w:rsidRPr="00B80243" w:rsidDel="00DF18CF">
          <w:delText>ек</w:delText>
        </w:r>
        <w:r w:rsidR="001A1756" w:rsidRPr="00B80243" w:rsidDel="00DF18CF">
          <w:delText xml:space="preserve">ого </w:delText>
        </w:r>
      </w:del>
      <w:ins w:id="224" w:author="Alina Pozin" w:date="2025-02-25T22:02:00Z" w16du:dateUtc="2025-02-25T20:02:00Z">
        <w:r w:rsidR="00DF18CF">
          <w:t>«</w:t>
        </w:r>
        <w:r w:rsidR="00DF18CF" w:rsidRPr="00B80243">
          <w:t>дал</w:t>
        </w:r>
        <w:r w:rsidR="00DF18CF">
          <w:t>ьнего</w:t>
        </w:r>
        <w:r w:rsidR="00DF18CF" w:rsidRPr="00B80243">
          <w:t xml:space="preserve"> </w:t>
        </w:r>
      </w:ins>
      <w:proofErr w:type="spellStart"/>
      <w:r w:rsidR="0035317E" w:rsidRPr="00DF18CF">
        <w:rPr>
          <w:i/>
          <w:iCs/>
          <w:rPrChange w:id="225" w:author="Alina Pozin" w:date="2025-02-25T22:02:00Z" w16du:dateUtc="2025-02-25T20:02:00Z">
            <w:rPr/>
          </w:rPrChange>
        </w:rPr>
        <w:t>макиф</w:t>
      </w:r>
      <w:r w:rsidR="001A1756" w:rsidRPr="00DF18CF">
        <w:rPr>
          <w:i/>
          <w:iCs/>
          <w:rPrChange w:id="226" w:author="Alina Pozin" w:date="2025-02-25T22:02:00Z" w16du:dateUtc="2025-02-25T20:02:00Z">
            <w:rPr/>
          </w:rPrChange>
        </w:rPr>
        <w:t>а</w:t>
      </w:r>
      <w:proofErr w:type="spellEnd"/>
      <w:ins w:id="227" w:author="Alina Pozin" w:date="2025-02-25T22:02:00Z" w16du:dateUtc="2025-02-25T20:02:00Z">
        <w:r w:rsidR="00DF18CF">
          <w:t>»</w:t>
        </w:r>
      </w:ins>
      <w:r w:rsidR="0035317E" w:rsidRPr="00B80243">
        <w:t xml:space="preserve">. </w:t>
      </w:r>
      <w:r w:rsidR="006B77D8" w:rsidRPr="00B80243">
        <w:t>Об эт</w:t>
      </w:r>
      <w:r w:rsidR="0074559C" w:rsidRPr="00B80243">
        <w:t xml:space="preserve">их </w:t>
      </w:r>
      <w:r w:rsidR="006B77D8" w:rsidRPr="00B80243">
        <w:t>смысл</w:t>
      </w:r>
      <w:r w:rsidR="0074559C" w:rsidRPr="00B80243">
        <w:t xml:space="preserve">ах </w:t>
      </w:r>
      <w:r w:rsidR="006B77D8" w:rsidRPr="00B80243">
        <w:t xml:space="preserve">нельзя </w:t>
      </w:r>
      <w:r w:rsidR="00B5583B" w:rsidRPr="00B80243">
        <w:t xml:space="preserve">сказать, что </w:t>
      </w:r>
      <w:r w:rsidR="006B77D8" w:rsidRPr="00B80243">
        <w:t>он</w:t>
      </w:r>
      <w:r w:rsidR="0074559C" w:rsidRPr="00B80243">
        <w:t>и</w:t>
      </w:r>
      <w:r w:rsidR="001A1756" w:rsidRPr="00B80243">
        <w:t xml:space="preserve"> </w:t>
      </w:r>
      <w:ins w:id="228" w:author="Alina Pozin" w:date="2025-02-25T22:05:00Z" w16du:dateUtc="2025-02-25T20:05:00Z">
        <w:r w:rsidR="001D231C">
          <w:t xml:space="preserve">вообще </w:t>
        </w:r>
      </w:ins>
      <w:r w:rsidR="00B5583B" w:rsidRPr="00B80243">
        <w:t xml:space="preserve">не </w:t>
      </w:r>
      <w:del w:id="229" w:author="Alina Pozin" w:date="2025-02-25T22:05:00Z" w16du:dateUtc="2025-02-25T20:05:00Z">
        <w:r w:rsidR="00B5583B" w:rsidRPr="00B80243" w:rsidDel="001D231C">
          <w:delText>име</w:delText>
        </w:r>
        <w:r w:rsidR="000509B5" w:rsidRPr="00B80243" w:rsidDel="001D231C">
          <w:delText>е</w:delText>
        </w:r>
        <w:r w:rsidR="00B5583B" w:rsidRPr="00B80243" w:rsidDel="001D231C">
          <w:delText xml:space="preserve">т </w:delText>
        </w:r>
      </w:del>
      <w:ins w:id="230" w:author="Alina Pozin" w:date="2025-02-25T22:05:00Z" w16du:dateUtc="2025-02-25T20:05:00Z">
        <w:r w:rsidR="001D231C" w:rsidRPr="00B80243">
          <w:t>име</w:t>
        </w:r>
        <w:r w:rsidR="001D231C">
          <w:t>ю</w:t>
        </w:r>
        <w:r w:rsidR="001D231C" w:rsidRPr="00B80243">
          <w:t xml:space="preserve">т </w:t>
        </w:r>
      </w:ins>
      <w:r w:rsidR="00B5583B" w:rsidRPr="00B80243">
        <w:t>отношения к ученику</w:t>
      </w:r>
      <w:del w:id="231" w:author="Alina Pozin" w:date="2025-02-25T22:05:00Z" w16du:dateUtc="2025-02-25T20:05:00Z">
        <w:r w:rsidR="000509B5" w:rsidRPr="00B80243" w:rsidDel="001D231C">
          <w:delText xml:space="preserve"> вообще</w:delText>
        </w:r>
      </w:del>
      <w:r w:rsidR="00E34184" w:rsidRPr="00B80243">
        <w:t xml:space="preserve">, </w:t>
      </w:r>
      <w:r w:rsidR="00B56463" w:rsidRPr="00B80243">
        <w:t xml:space="preserve">потому что </w:t>
      </w:r>
      <w:r w:rsidR="00490B1A" w:rsidRPr="00B80243">
        <w:t>в</w:t>
      </w:r>
      <w:r w:rsidR="00624053" w:rsidRPr="00B80243">
        <w:t xml:space="preserve"> </w:t>
      </w:r>
      <w:r w:rsidR="00B56463" w:rsidRPr="00B80243">
        <w:t>так</w:t>
      </w:r>
      <w:r w:rsidR="00624053" w:rsidRPr="00B80243">
        <w:t xml:space="preserve">ом случае они </w:t>
      </w:r>
      <w:r w:rsidR="009D1EF3" w:rsidRPr="00B80243">
        <w:t xml:space="preserve">бы </w:t>
      </w:r>
      <w:r w:rsidR="00624053" w:rsidRPr="00B80243">
        <w:t xml:space="preserve">не назывались </w:t>
      </w:r>
      <w:r w:rsidR="00B5583B" w:rsidRPr="00B80243">
        <w:t>оставши</w:t>
      </w:r>
      <w:r w:rsidR="00D27C83" w:rsidRPr="00B80243">
        <w:t xml:space="preserve">мися </w:t>
      </w:r>
      <w:r w:rsidR="00B5583B" w:rsidRPr="00B80243">
        <w:t xml:space="preserve">за пределами его понимания. </w:t>
      </w:r>
      <w:r w:rsidR="00F10CC2" w:rsidRPr="00B80243">
        <w:t>Так что</w:t>
      </w:r>
      <w:r w:rsidR="0033510D" w:rsidRPr="00B80243">
        <w:t>,</w:t>
      </w:r>
      <w:r w:rsidR="00D93188" w:rsidRPr="00B80243">
        <w:t xml:space="preserve"> </w:t>
      </w:r>
      <w:r w:rsidR="00E16274" w:rsidRPr="00B80243">
        <w:t>все-таки</w:t>
      </w:r>
      <w:r w:rsidR="0033510D" w:rsidRPr="00B80243">
        <w:t>,</w:t>
      </w:r>
      <w:r w:rsidR="00D93188" w:rsidRPr="00B80243">
        <w:t xml:space="preserve"> </w:t>
      </w:r>
      <w:del w:id="232" w:author="Alina Pozin" w:date="2025-02-25T22:03:00Z" w16du:dateUtc="2025-02-25T20:03:00Z">
        <w:r w:rsidR="00490B1A" w:rsidRPr="00B80243" w:rsidDel="00DF18CF">
          <w:delText xml:space="preserve">отношение </w:delText>
        </w:r>
        <w:r w:rsidR="006B77D8" w:rsidRPr="00B80243" w:rsidDel="00DF18CF">
          <w:delText xml:space="preserve">к нему </w:delText>
        </w:r>
      </w:del>
      <w:r w:rsidR="003C61D8" w:rsidRPr="00B80243">
        <w:t xml:space="preserve">они </w:t>
      </w:r>
      <w:r w:rsidR="00490B1A" w:rsidRPr="00B80243">
        <w:t>имеют</w:t>
      </w:r>
      <w:ins w:id="233" w:author="Alina Pozin" w:date="2025-02-25T22:03:00Z" w16du:dateUtc="2025-02-25T20:03:00Z">
        <w:r w:rsidR="00DF18CF" w:rsidRPr="00DF18CF">
          <w:t xml:space="preserve"> </w:t>
        </w:r>
        <w:r w:rsidR="00DF18CF" w:rsidRPr="00B80243">
          <w:t>к нему</w:t>
        </w:r>
        <w:r w:rsidR="00DF18CF" w:rsidRPr="00DF18CF">
          <w:t xml:space="preserve"> </w:t>
        </w:r>
        <w:r w:rsidR="00DF18CF" w:rsidRPr="00B80243">
          <w:t>отношение</w:t>
        </w:r>
      </w:ins>
      <w:r w:rsidR="006B77D8" w:rsidRPr="00B80243">
        <w:t xml:space="preserve">, </w:t>
      </w:r>
      <w:r w:rsidR="008C3408" w:rsidRPr="00B80243">
        <w:t xml:space="preserve">хотя и </w:t>
      </w:r>
      <w:r w:rsidR="006B77D8" w:rsidRPr="00B80243">
        <w:t>очень далекое.</w:t>
      </w:r>
    </w:p>
    <w:p w14:paraId="33D078A9" w14:textId="77777777" w:rsidR="008C3408" w:rsidRPr="00B80243" w:rsidRDefault="008C3408" w:rsidP="006B77D8">
      <w:r w:rsidRPr="00B80243">
        <w:t>2</w:t>
      </w:r>
    </w:p>
    <w:p w14:paraId="4DE2E5D7" w14:textId="24A974F2" w:rsidR="000C03C3" w:rsidRPr="00B80243" w:rsidRDefault="00105CB4" w:rsidP="00EA453B">
      <w:r w:rsidRPr="00B80243">
        <w:t xml:space="preserve">Итак, </w:t>
      </w:r>
      <w:del w:id="234" w:author="Alina Pozin" w:date="2025-02-25T22:04:00Z" w16du:dateUtc="2025-02-25T20:04:00Z">
        <w:r w:rsidR="000754CF" w:rsidRPr="00B80243" w:rsidDel="001D231C">
          <w:delText>далек</w:delText>
        </w:r>
        <w:r w:rsidRPr="00B80243" w:rsidDel="001D231C">
          <w:delText xml:space="preserve">ий </w:delText>
        </w:r>
      </w:del>
      <w:ins w:id="235" w:author="Alina Pozin" w:date="2025-02-25T22:04:00Z" w16du:dateUtc="2025-02-25T20:04:00Z">
        <w:r w:rsidR="001D231C">
          <w:t>«</w:t>
        </w:r>
        <w:r w:rsidR="001D231C" w:rsidRPr="00B80243">
          <w:t>дал</w:t>
        </w:r>
        <w:r w:rsidR="001D231C">
          <w:t>ьний</w:t>
        </w:r>
        <w:r w:rsidR="001D231C" w:rsidRPr="00B80243">
          <w:t xml:space="preserve"> </w:t>
        </w:r>
      </w:ins>
      <w:proofErr w:type="spellStart"/>
      <w:r w:rsidRPr="001D231C">
        <w:rPr>
          <w:i/>
          <w:iCs/>
          <w:rPrChange w:id="236" w:author="Alina Pozin" w:date="2025-02-25T22:04:00Z" w16du:dateUtc="2025-02-25T20:04:00Z">
            <w:rPr/>
          </w:rPrChange>
        </w:rPr>
        <w:t>м</w:t>
      </w:r>
      <w:r w:rsidR="000754CF" w:rsidRPr="001D231C">
        <w:rPr>
          <w:i/>
          <w:iCs/>
          <w:rPrChange w:id="237" w:author="Alina Pozin" w:date="2025-02-25T22:04:00Z" w16du:dateUtc="2025-02-25T20:04:00Z">
            <w:rPr/>
          </w:rPrChange>
        </w:rPr>
        <w:t>акиф</w:t>
      </w:r>
      <w:proofErr w:type="spellEnd"/>
      <w:ins w:id="238" w:author="Alina Pozin" w:date="2025-02-25T22:04:00Z" w16du:dateUtc="2025-02-25T20:04:00Z">
        <w:r w:rsidR="001D231C" w:rsidRPr="001D231C">
          <w:rPr>
            <w:rPrChange w:id="239" w:author="Alina Pozin" w:date="2025-02-25T22:04:00Z" w16du:dateUtc="2025-02-25T20:04:00Z">
              <w:rPr>
                <w:i/>
                <w:iCs/>
              </w:rPr>
            </w:rPrChange>
          </w:rPr>
          <w:t>»</w:t>
        </w:r>
      </w:ins>
      <w:r w:rsidRPr="00B80243">
        <w:t xml:space="preserve"> ‒ это</w:t>
      </w:r>
      <w:del w:id="240" w:author="Alina Pozin" w:date="2025-02-25T22:05:00Z" w16du:dateUtc="2025-02-25T20:05:00Z">
        <w:r w:rsidRPr="00B80243" w:rsidDel="001D231C">
          <w:delText>,</w:delText>
        </w:r>
      </w:del>
      <w:r w:rsidRPr="00B80243">
        <w:t xml:space="preserve"> </w:t>
      </w:r>
      <w:r w:rsidR="000754CF" w:rsidRPr="00B80243">
        <w:t xml:space="preserve">хотя </w:t>
      </w:r>
      <w:ins w:id="241" w:author="Alina Pozin" w:date="2025-02-25T22:05:00Z" w16du:dateUtc="2025-02-25T20:05:00Z">
        <w:r w:rsidR="001D231C">
          <w:t xml:space="preserve">и </w:t>
        </w:r>
      </w:ins>
      <w:r w:rsidR="000754CF" w:rsidRPr="00B80243">
        <w:t xml:space="preserve">далекий, но </w:t>
      </w:r>
      <w:proofErr w:type="spellStart"/>
      <w:r w:rsidR="000754CF" w:rsidRPr="001D231C">
        <w:rPr>
          <w:i/>
          <w:iCs/>
          <w:rPrChange w:id="242" w:author="Alina Pozin" w:date="2025-02-25T22:05:00Z" w16du:dateUtc="2025-02-25T20:05:00Z">
            <w:rPr/>
          </w:rPrChange>
        </w:rPr>
        <w:t>макиф</w:t>
      </w:r>
      <w:proofErr w:type="spellEnd"/>
      <w:r w:rsidR="000754CF" w:rsidRPr="00B80243">
        <w:t>, то есть имеющий отношение</w:t>
      </w:r>
      <w:r w:rsidRPr="00B80243">
        <w:t xml:space="preserve">. </w:t>
      </w:r>
      <w:r w:rsidR="00E6088C" w:rsidRPr="00B80243">
        <w:t xml:space="preserve">Прежде </w:t>
      </w:r>
      <w:r w:rsidRPr="00B80243">
        <w:t xml:space="preserve">чем </w:t>
      </w:r>
      <w:r w:rsidR="00E6088C" w:rsidRPr="00B80243">
        <w:t xml:space="preserve">говорить об этом </w:t>
      </w:r>
      <w:r w:rsidRPr="00B80243">
        <w:t>вид</w:t>
      </w:r>
      <w:r w:rsidR="00E6088C" w:rsidRPr="00B80243">
        <w:t>е</w:t>
      </w:r>
      <w:r w:rsidRPr="00B80243">
        <w:t xml:space="preserve"> </w:t>
      </w:r>
      <w:proofErr w:type="spellStart"/>
      <w:r w:rsidRPr="001D231C">
        <w:rPr>
          <w:i/>
          <w:iCs/>
          <w:rPrChange w:id="243" w:author="Alina Pozin" w:date="2025-02-25T22:05:00Z" w16du:dateUtc="2025-02-25T20:05:00Z">
            <w:rPr/>
          </w:rPrChange>
        </w:rPr>
        <w:t>макифа</w:t>
      </w:r>
      <w:proofErr w:type="spellEnd"/>
      <w:r w:rsidRPr="00B80243">
        <w:t xml:space="preserve">, </w:t>
      </w:r>
      <w:r w:rsidR="008E7889" w:rsidRPr="00B80243">
        <w:t xml:space="preserve">приведем </w:t>
      </w:r>
      <w:r w:rsidR="003C61D8" w:rsidRPr="00B80243">
        <w:t xml:space="preserve">определение </w:t>
      </w:r>
      <w:proofErr w:type="spellStart"/>
      <w:r w:rsidR="003C61D8" w:rsidRPr="001B23DB">
        <w:rPr>
          <w:i/>
          <w:iCs/>
          <w:rPrChange w:id="244" w:author="Alina Pozin" w:date="2025-02-25T22:06:00Z" w16du:dateUtc="2025-02-25T20:06:00Z">
            <w:rPr/>
          </w:rPrChange>
        </w:rPr>
        <w:t>макифа</w:t>
      </w:r>
      <w:proofErr w:type="spellEnd"/>
      <w:r w:rsidR="003C61D8" w:rsidRPr="00B80243">
        <w:t xml:space="preserve"> </w:t>
      </w:r>
      <w:del w:id="245" w:author="Alina Pozin" w:date="2025-02-25T22:06:00Z" w16du:dateUtc="2025-02-25T20:06:00Z">
        <w:r w:rsidR="003C61D8" w:rsidRPr="00B80243" w:rsidDel="001B23DB">
          <w:delText>вообще</w:delText>
        </w:r>
      </w:del>
      <w:ins w:id="246" w:author="Alina Pozin" w:date="2025-02-25T22:06:00Z" w16du:dateUtc="2025-02-25T20:06:00Z">
        <w:r w:rsidR="001B23DB">
          <w:t>в целом</w:t>
        </w:r>
      </w:ins>
      <w:r w:rsidR="003C61D8" w:rsidRPr="00B80243">
        <w:t xml:space="preserve">, </w:t>
      </w:r>
      <w:r w:rsidR="002F3445" w:rsidRPr="00B80243">
        <w:t xml:space="preserve">данное </w:t>
      </w:r>
      <w:proofErr w:type="spellStart"/>
      <w:r w:rsidR="000639B7" w:rsidRPr="00B80243">
        <w:t>Цемахом</w:t>
      </w:r>
      <w:proofErr w:type="spellEnd"/>
      <w:r w:rsidR="000639B7" w:rsidRPr="00B80243">
        <w:t xml:space="preserve"> </w:t>
      </w:r>
      <w:proofErr w:type="spellStart"/>
      <w:r w:rsidR="000639B7" w:rsidRPr="00B80243">
        <w:t>Цедеком</w:t>
      </w:r>
      <w:proofErr w:type="spellEnd"/>
      <w:r w:rsidR="000639B7" w:rsidRPr="00B80243">
        <w:t xml:space="preserve"> </w:t>
      </w:r>
      <w:r w:rsidR="008E7889" w:rsidRPr="00B80243">
        <w:t xml:space="preserve">в </w:t>
      </w:r>
      <w:proofErr w:type="spellStart"/>
      <w:r w:rsidR="008E7889" w:rsidRPr="00B80243">
        <w:t>Дерех</w:t>
      </w:r>
      <w:proofErr w:type="spellEnd"/>
      <w:r w:rsidR="008E7889" w:rsidRPr="00B80243">
        <w:t xml:space="preserve"> </w:t>
      </w:r>
      <w:proofErr w:type="spellStart"/>
      <w:r w:rsidR="008E7889" w:rsidRPr="00B80243">
        <w:t>мицвотеха</w:t>
      </w:r>
      <w:proofErr w:type="spellEnd"/>
      <w:r w:rsidR="008E7889" w:rsidRPr="00B80243">
        <w:rPr>
          <w:rStyle w:val="af1"/>
        </w:rPr>
        <w:footnoteReference w:id="47"/>
      </w:r>
      <w:r w:rsidR="002C40AF" w:rsidRPr="00B80243">
        <w:t xml:space="preserve">: </w:t>
      </w:r>
      <w:r w:rsidR="00E6088C" w:rsidRPr="00B80243">
        <w:t xml:space="preserve">это </w:t>
      </w:r>
      <w:ins w:id="247" w:author="Alina Pozin" w:date="2025-02-25T22:06:00Z" w16du:dateUtc="2025-02-25T20:06:00Z">
        <w:r w:rsidR="001B23DB">
          <w:t>«</w:t>
        </w:r>
      </w:ins>
      <w:r w:rsidR="00E6088C" w:rsidRPr="00B80243">
        <w:t xml:space="preserve">то, что </w:t>
      </w:r>
      <w:r w:rsidR="002C40AF" w:rsidRPr="00B80243">
        <w:t>также оказывает влияние</w:t>
      </w:r>
      <w:ins w:id="248" w:author="Alina Pozin" w:date="2025-02-25T22:06:00Z" w16du:dateUtc="2025-02-25T20:06:00Z">
        <w:r w:rsidR="001B23DB">
          <w:t>»</w:t>
        </w:r>
      </w:ins>
      <w:r w:rsidR="002C40AF" w:rsidRPr="00B80243">
        <w:t xml:space="preserve">. </w:t>
      </w:r>
    </w:p>
    <w:p w14:paraId="6D8D8591" w14:textId="4397610A" w:rsidR="00D41DF6" w:rsidRPr="00B80243" w:rsidRDefault="00855D47" w:rsidP="00CA7830">
      <w:r w:rsidRPr="00B80243">
        <w:t xml:space="preserve">В качестве </w:t>
      </w:r>
      <w:r w:rsidR="003C61D8" w:rsidRPr="00B80243">
        <w:t xml:space="preserve">иллюстрации </w:t>
      </w:r>
      <w:r w:rsidR="00BE75A1" w:rsidRPr="00B80243">
        <w:t xml:space="preserve">возьмем </w:t>
      </w:r>
      <w:r w:rsidR="002C40AF" w:rsidRPr="00B80243">
        <w:t>сил</w:t>
      </w:r>
      <w:r w:rsidR="00BE75A1" w:rsidRPr="00B80243">
        <w:t>у</w:t>
      </w:r>
      <w:r w:rsidR="002C40AF" w:rsidRPr="00B80243">
        <w:t xml:space="preserve"> </w:t>
      </w:r>
      <w:r w:rsidR="00943640" w:rsidRPr="00B80243">
        <w:t xml:space="preserve">воли или </w:t>
      </w:r>
      <w:r w:rsidR="00615689" w:rsidRPr="00B80243">
        <w:t xml:space="preserve">желания </w:t>
      </w:r>
      <w:r w:rsidR="00E71669" w:rsidRPr="00B80243">
        <w:t>в</w:t>
      </w:r>
      <w:r w:rsidR="002C40AF" w:rsidRPr="00B80243">
        <w:t xml:space="preserve"> человек</w:t>
      </w:r>
      <w:r w:rsidR="00E71669" w:rsidRPr="00B80243">
        <w:t>е</w:t>
      </w:r>
      <w:r w:rsidR="002C40AF" w:rsidRPr="00B80243">
        <w:t xml:space="preserve">, </w:t>
      </w:r>
      <w:r w:rsidRPr="00B80243">
        <w:t xml:space="preserve">ведь </w:t>
      </w:r>
      <w:ins w:id="249" w:author="Alina Pozin" w:date="2025-02-25T22:08:00Z" w16du:dateUtc="2025-02-25T20:08:00Z">
        <w:r w:rsidR="00792433">
          <w:t xml:space="preserve">сказано: </w:t>
        </w:r>
      </w:ins>
      <w:r w:rsidR="002C40AF" w:rsidRPr="00B80243">
        <w:t>«</w:t>
      </w:r>
      <w:r w:rsidRPr="00B80243">
        <w:t xml:space="preserve">в </w:t>
      </w:r>
      <w:proofErr w:type="spellStart"/>
      <w:r w:rsidR="002C40AF" w:rsidRPr="00B80243">
        <w:t>плоти</w:t>
      </w:r>
      <w:proofErr w:type="spellEnd"/>
      <w:r w:rsidR="002C40AF" w:rsidRPr="00B80243">
        <w:t xml:space="preserve"> моей </w:t>
      </w:r>
      <w:r w:rsidR="00D963FA" w:rsidRPr="00B80243">
        <w:t xml:space="preserve">разгляжу я </w:t>
      </w:r>
      <w:r w:rsidR="002C40AF" w:rsidRPr="00B80243">
        <w:t>Б-га»</w:t>
      </w:r>
      <w:r w:rsidR="003576E2" w:rsidRPr="00B80243">
        <w:rPr>
          <w:rStyle w:val="af1"/>
        </w:rPr>
        <w:footnoteReference w:id="48"/>
      </w:r>
      <w:r w:rsidR="002C40AF" w:rsidRPr="00B80243">
        <w:t xml:space="preserve">. </w:t>
      </w:r>
      <w:r w:rsidR="003A238F" w:rsidRPr="00B80243">
        <w:t xml:space="preserve">В </w:t>
      </w:r>
      <w:r w:rsidR="0005493C" w:rsidRPr="00B80243">
        <w:t xml:space="preserve">теле </w:t>
      </w:r>
      <w:r w:rsidR="00581A1E" w:rsidRPr="00B80243">
        <w:t xml:space="preserve">находится </w:t>
      </w:r>
      <w:r w:rsidR="003A238F" w:rsidRPr="00B80243">
        <w:t>жизненность</w:t>
      </w:r>
      <w:r w:rsidR="00CA7830" w:rsidRPr="00B80243">
        <w:t xml:space="preserve"> души</w:t>
      </w:r>
      <w:r w:rsidR="003A238F" w:rsidRPr="00B80243">
        <w:t>, которая облачается в каждый орган согласно его предназначению</w:t>
      </w:r>
      <w:r w:rsidR="00E93BFD" w:rsidRPr="00B80243">
        <w:t xml:space="preserve">, </w:t>
      </w:r>
      <w:proofErr w:type="gramStart"/>
      <w:r w:rsidR="00E93BFD" w:rsidRPr="00B80243">
        <w:t>как то</w:t>
      </w:r>
      <w:proofErr w:type="gramEnd"/>
      <w:r w:rsidR="00E93BFD" w:rsidRPr="00B80243">
        <w:t xml:space="preserve">: сила зрения </w:t>
      </w:r>
      <w:r w:rsidR="00A43070" w:rsidRPr="00B80243">
        <w:t>‒</w:t>
      </w:r>
      <w:r w:rsidR="001B2547" w:rsidRPr="00B80243">
        <w:t xml:space="preserve"> </w:t>
      </w:r>
      <w:r w:rsidR="00E93BFD" w:rsidRPr="00B80243">
        <w:t>в глаза, сила движени</w:t>
      </w:r>
      <w:r w:rsidR="00EA453B" w:rsidRPr="00B80243">
        <w:t>я ‒ в ног</w:t>
      </w:r>
      <w:r w:rsidR="00D858C0" w:rsidRPr="00B80243">
        <w:t>и</w:t>
      </w:r>
      <w:r w:rsidR="00BE75A1" w:rsidRPr="00B80243">
        <w:t>;</w:t>
      </w:r>
      <w:r w:rsidR="00EA453B" w:rsidRPr="00B80243">
        <w:t xml:space="preserve"> жизненность</w:t>
      </w:r>
      <w:r w:rsidR="006541DE" w:rsidRPr="00B80243">
        <w:t xml:space="preserve"> </w:t>
      </w:r>
      <w:r w:rsidR="00EA453B" w:rsidRPr="00B80243">
        <w:t>мозг</w:t>
      </w:r>
      <w:r w:rsidR="006541DE" w:rsidRPr="00B80243">
        <w:t>а</w:t>
      </w:r>
      <w:r w:rsidR="00EA453B" w:rsidRPr="00B80243">
        <w:t xml:space="preserve"> иная, чем </w:t>
      </w:r>
      <w:r w:rsidR="006541DE" w:rsidRPr="00B80243">
        <w:t xml:space="preserve">жизненность сердца, руки или ноги, и так далее. </w:t>
      </w:r>
      <w:r w:rsidR="00CA7830" w:rsidRPr="00B80243">
        <w:t>Име</w:t>
      </w:r>
      <w:r w:rsidR="00B91E90" w:rsidRPr="00B80243">
        <w:t>ю</w:t>
      </w:r>
      <w:r w:rsidR="00CA7830" w:rsidRPr="00B80243">
        <w:t xml:space="preserve">тся также </w:t>
      </w:r>
      <w:r w:rsidR="00F80434" w:rsidRPr="00B80243">
        <w:t>желания</w:t>
      </w:r>
      <w:r w:rsidR="006541DE" w:rsidRPr="00B80243">
        <w:t xml:space="preserve">, </w:t>
      </w:r>
      <w:del w:id="250" w:author="Alina Pozin" w:date="2025-02-25T22:08:00Z" w16du:dateUtc="2025-02-25T20:08:00Z">
        <w:r w:rsidR="00B91E90" w:rsidRPr="00B80243" w:rsidDel="00792433">
          <w:lastRenderedPageBreak/>
          <w:delText xml:space="preserve">к </w:delText>
        </w:r>
        <w:r w:rsidR="006541DE" w:rsidRPr="00B80243" w:rsidDel="00792433">
          <w:delText>пример</w:delText>
        </w:r>
        <w:r w:rsidR="00B91E90" w:rsidRPr="00B80243" w:rsidDel="00792433">
          <w:delText>у</w:delText>
        </w:r>
      </w:del>
      <w:ins w:id="251" w:author="Alina Pozin" w:date="2025-02-25T22:08:00Z" w16du:dateUtc="2025-02-25T20:08:00Z">
        <w:r w:rsidR="00792433">
          <w:t>например</w:t>
        </w:r>
      </w:ins>
      <w:r w:rsidR="00B91E90" w:rsidRPr="00B80243">
        <w:t>,</w:t>
      </w:r>
      <w:r w:rsidR="00F80434" w:rsidRPr="00B80243">
        <w:t xml:space="preserve"> желание </w:t>
      </w:r>
      <w:r w:rsidR="00C65AFB" w:rsidRPr="00B80243">
        <w:t>узнавать новое</w:t>
      </w:r>
      <w:r w:rsidR="00F80434" w:rsidRPr="00B80243">
        <w:t>, желание видеть, желание ходить</w:t>
      </w:r>
      <w:r w:rsidR="003723A3" w:rsidRPr="00B80243">
        <w:t xml:space="preserve">. </w:t>
      </w:r>
      <w:r w:rsidR="00625DDA" w:rsidRPr="00B80243">
        <w:t xml:space="preserve">Желания раскрываются </w:t>
      </w:r>
      <w:r w:rsidR="00915EC7" w:rsidRPr="00B80243">
        <w:t xml:space="preserve">посредством </w:t>
      </w:r>
      <w:r w:rsidR="00F80434" w:rsidRPr="00B80243">
        <w:t>приобретени</w:t>
      </w:r>
      <w:r w:rsidR="00915EC7" w:rsidRPr="00B80243">
        <w:t>я</w:t>
      </w:r>
      <w:r w:rsidR="00F80434" w:rsidRPr="00B80243">
        <w:t xml:space="preserve"> </w:t>
      </w:r>
      <w:r w:rsidR="00C65AFB" w:rsidRPr="00B80243">
        <w:t xml:space="preserve">новых </w:t>
      </w:r>
      <w:r w:rsidR="00F80434" w:rsidRPr="00B80243">
        <w:t>знаний, смотрени</w:t>
      </w:r>
      <w:r w:rsidR="00B91E90" w:rsidRPr="00B80243">
        <w:t>я</w:t>
      </w:r>
      <w:r w:rsidR="00F80434" w:rsidRPr="00B80243">
        <w:t xml:space="preserve"> и ходьб</w:t>
      </w:r>
      <w:r w:rsidR="003723A3" w:rsidRPr="00B80243">
        <w:t>ы</w:t>
      </w:r>
      <w:r w:rsidR="00F80434" w:rsidRPr="00B80243">
        <w:t xml:space="preserve">, </w:t>
      </w:r>
      <w:r w:rsidR="003723A3" w:rsidRPr="00B80243">
        <w:t xml:space="preserve">но </w:t>
      </w:r>
      <w:r w:rsidR="0096763F" w:rsidRPr="00B80243">
        <w:t>не облачаются в соответствующие органы</w:t>
      </w:r>
      <w:r w:rsidR="00615689" w:rsidRPr="00B80243">
        <w:t xml:space="preserve">. Если бы </w:t>
      </w:r>
      <w:r w:rsidR="001B2547" w:rsidRPr="00B80243">
        <w:t>желания</w:t>
      </w:r>
      <w:r w:rsidR="003723A3" w:rsidRPr="00B80243">
        <w:t xml:space="preserve"> облачались</w:t>
      </w:r>
      <w:r w:rsidR="00625DDA" w:rsidRPr="00B80243">
        <w:t xml:space="preserve"> в </w:t>
      </w:r>
      <w:r w:rsidR="001B2547" w:rsidRPr="00B80243">
        <w:t>органы тела</w:t>
      </w:r>
      <w:r w:rsidR="003723A3" w:rsidRPr="00B80243">
        <w:t xml:space="preserve">, </w:t>
      </w:r>
      <w:r w:rsidR="00615689" w:rsidRPr="00B80243">
        <w:t xml:space="preserve">то были бы </w:t>
      </w:r>
      <w:del w:id="252" w:author="Alina Pozin" w:date="2025-02-25T22:09:00Z" w16du:dateUtc="2025-02-25T20:09:00Z">
        <w:r w:rsidR="00C65AFB" w:rsidRPr="00B80243" w:rsidDel="00792433">
          <w:delText xml:space="preserve">все </w:delText>
        </w:r>
      </w:del>
      <w:r w:rsidR="00615689" w:rsidRPr="00B80243">
        <w:t xml:space="preserve">разными, </w:t>
      </w:r>
      <w:r w:rsidR="002F40A3" w:rsidRPr="00B80243">
        <w:t xml:space="preserve">и </w:t>
      </w:r>
      <w:r w:rsidR="00615689" w:rsidRPr="00B80243">
        <w:t xml:space="preserve">желание </w:t>
      </w:r>
      <w:r w:rsidR="00915EC7" w:rsidRPr="00B80243">
        <w:t>у</w:t>
      </w:r>
      <w:r w:rsidR="00615689" w:rsidRPr="00B80243">
        <w:t>зна</w:t>
      </w:r>
      <w:r w:rsidR="00915EC7" w:rsidRPr="00B80243">
        <w:t xml:space="preserve">вать </w:t>
      </w:r>
      <w:r w:rsidR="00615689" w:rsidRPr="00B80243">
        <w:t>не похо</w:t>
      </w:r>
      <w:r w:rsidR="00714B36" w:rsidRPr="00B80243">
        <w:t xml:space="preserve">дило бы </w:t>
      </w:r>
      <w:r w:rsidR="00615689" w:rsidRPr="00B80243">
        <w:t xml:space="preserve">на желание смотреть или ходить. </w:t>
      </w:r>
      <w:r w:rsidR="0077367F" w:rsidRPr="00B80243">
        <w:t>Однако с</w:t>
      </w:r>
      <w:r w:rsidR="00F45A2C" w:rsidRPr="00B80243">
        <w:t xml:space="preserve">ущность </w:t>
      </w:r>
      <w:r w:rsidR="00714B36" w:rsidRPr="00B80243">
        <w:t xml:space="preserve">всех </w:t>
      </w:r>
      <w:r w:rsidR="00F45A2C" w:rsidRPr="00B80243">
        <w:t>желани</w:t>
      </w:r>
      <w:r w:rsidR="00714B36" w:rsidRPr="00B80243">
        <w:t>й</w:t>
      </w:r>
      <w:r w:rsidR="00F45A2C" w:rsidRPr="00B80243">
        <w:t xml:space="preserve"> од</w:t>
      </w:r>
      <w:r w:rsidR="00714B36" w:rsidRPr="00B80243">
        <w:t xml:space="preserve">на </w:t>
      </w:r>
      <w:r w:rsidR="00F45A2C" w:rsidRPr="00B80243">
        <w:t>‒ это стремление души к чему-</w:t>
      </w:r>
      <w:r w:rsidR="003276B5" w:rsidRPr="00B80243">
        <w:t>либо</w:t>
      </w:r>
      <w:r w:rsidR="00F45A2C" w:rsidRPr="00B80243">
        <w:t xml:space="preserve">. </w:t>
      </w:r>
      <w:r w:rsidR="0077367F" w:rsidRPr="00B80243">
        <w:t>Желание не делится на виды и</w:t>
      </w:r>
      <w:r w:rsidR="000C03C3" w:rsidRPr="00B80243">
        <w:t xml:space="preserve"> </w:t>
      </w:r>
      <w:r w:rsidR="002F6FB5" w:rsidRPr="00B80243">
        <w:t xml:space="preserve">вместе с </w:t>
      </w:r>
      <w:r w:rsidR="000C03C3" w:rsidRPr="00B80243">
        <w:t xml:space="preserve">тем </w:t>
      </w:r>
      <w:r w:rsidR="00F45A2C" w:rsidRPr="00B80243">
        <w:t xml:space="preserve">управляет </w:t>
      </w:r>
      <w:r w:rsidR="002F6FB5" w:rsidRPr="00B80243">
        <w:t xml:space="preserve">конкретными </w:t>
      </w:r>
      <w:r w:rsidR="00F45A2C" w:rsidRPr="00B80243">
        <w:t>органами</w:t>
      </w:r>
      <w:r w:rsidR="000C03C3" w:rsidRPr="00B80243">
        <w:t xml:space="preserve">. </w:t>
      </w:r>
    </w:p>
    <w:p w14:paraId="67FC6236" w14:textId="391D1417" w:rsidR="00B05464" w:rsidRPr="00B80243" w:rsidRDefault="00B05464" w:rsidP="001D0C12">
      <w:r w:rsidRPr="00B80243">
        <w:t xml:space="preserve">То есть, хотя органы тела функционируют силой </w:t>
      </w:r>
      <w:r w:rsidR="003276B5" w:rsidRPr="00B80243">
        <w:t xml:space="preserve">облаченной в них </w:t>
      </w:r>
      <w:r w:rsidRPr="00B80243">
        <w:t>жизненности</w:t>
      </w:r>
      <w:r w:rsidR="002F40A3" w:rsidRPr="00B80243">
        <w:t xml:space="preserve"> души</w:t>
      </w:r>
      <w:r w:rsidRPr="00B80243">
        <w:t xml:space="preserve">, которая </w:t>
      </w:r>
      <w:r w:rsidR="00D22DB4" w:rsidRPr="00B80243">
        <w:t>сли</w:t>
      </w:r>
      <w:r w:rsidR="001D0C12" w:rsidRPr="00B80243">
        <w:t xml:space="preserve">вается </w:t>
      </w:r>
      <w:r w:rsidRPr="00B80243">
        <w:t>с ними в одно целое</w:t>
      </w:r>
      <w:r w:rsidR="00F34C80" w:rsidRPr="00B80243">
        <w:t xml:space="preserve"> </w:t>
      </w:r>
      <w:r w:rsidR="001D0C12" w:rsidRPr="00B80243">
        <w:t xml:space="preserve">и </w:t>
      </w:r>
      <w:r w:rsidR="00D22DB4" w:rsidRPr="00B80243">
        <w:t xml:space="preserve">узнает новое, видит и </w:t>
      </w:r>
      <w:r w:rsidR="002E2F0D" w:rsidRPr="00B80243">
        <w:t xml:space="preserve">ходит, однако </w:t>
      </w:r>
      <w:r w:rsidR="00F34C80" w:rsidRPr="00B80243">
        <w:t xml:space="preserve">всеми </w:t>
      </w:r>
      <w:r w:rsidR="00087BD2" w:rsidRPr="00B80243">
        <w:t xml:space="preserve">видами жизненности </w:t>
      </w:r>
      <w:r w:rsidR="002E2F0D" w:rsidRPr="00B80243">
        <w:t xml:space="preserve">управляет </w:t>
      </w:r>
      <w:r w:rsidR="00941588" w:rsidRPr="00B80243">
        <w:t xml:space="preserve">одно и то же </w:t>
      </w:r>
      <w:r w:rsidR="002E2F0D" w:rsidRPr="00B80243">
        <w:t>желание</w:t>
      </w:r>
      <w:r w:rsidR="00D37EB1" w:rsidRPr="00B80243">
        <w:t xml:space="preserve">. Оно </w:t>
      </w:r>
      <w:r w:rsidR="002E2F0D" w:rsidRPr="00B80243">
        <w:t>заставля</w:t>
      </w:r>
      <w:r w:rsidR="00D37EB1" w:rsidRPr="00B80243">
        <w:t xml:space="preserve">ет частные виды жизненности </w:t>
      </w:r>
      <w:r w:rsidR="002E2F0D" w:rsidRPr="00B80243">
        <w:t xml:space="preserve">действовать </w:t>
      </w:r>
      <w:r w:rsidR="00734656" w:rsidRPr="00B80243">
        <w:t xml:space="preserve">посредством </w:t>
      </w:r>
      <w:r w:rsidR="00D37EB1" w:rsidRPr="00B80243">
        <w:t xml:space="preserve">соответствующих </w:t>
      </w:r>
      <w:r w:rsidR="00734656" w:rsidRPr="00B80243">
        <w:t xml:space="preserve">органов, </w:t>
      </w:r>
      <w:r w:rsidR="00DC1E33" w:rsidRPr="00B80243">
        <w:t xml:space="preserve">но </w:t>
      </w:r>
      <w:r w:rsidR="00734656" w:rsidRPr="00B80243">
        <w:t xml:space="preserve">само </w:t>
      </w:r>
      <w:del w:id="253" w:author="Alina Pozin" w:date="2025-02-25T22:09:00Z" w16du:dateUtc="2025-02-25T20:09:00Z">
        <w:r w:rsidR="00734656" w:rsidRPr="00B80243" w:rsidDel="007F37B8">
          <w:delText xml:space="preserve">в органы </w:delText>
        </w:r>
      </w:del>
      <w:r w:rsidR="00734656" w:rsidRPr="00B80243">
        <w:t>не облачается</w:t>
      </w:r>
      <w:ins w:id="254" w:author="Alina Pozin" w:date="2025-02-25T22:09:00Z" w16du:dateUtc="2025-02-25T20:09:00Z">
        <w:r w:rsidR="007F37B8" w:rsidRPr="007F37B8">
          <w:t xml:space="preserve"> </w:t>
        </w:r>
        <w:r w:rsidR="007F37B8" w:rsidRPr="00B80243">
          <w:t>в органы</w:t>
        </w:r>
      </w:ins>
      <w:r w:rsidR="00734656" w:rsidRPr="00B80243">
        <w:t xml:space="preserve">, а влияет на </w:t>
      </w:r>
      <w:r w:rsidR="005B4082" w:rsidRPr="00B80243">
        <w:t>н</w:t>
      </w:r>
      <w:r w:rsidR="00A76F08" w:rsidRPr="00B80243">
        <w:t>и</w:t>
      </w:r>
      <w:r w:rsidR="005B4082" w:rsidRPr="00B80243">
        <w:t xml:space="preserve">х </w:t>
      </w:r>
      <w:r w:rsidR="00A76F08" w:rsidRPr="00B80243">
        <w:t xml:space="preserve">в </w:t>
      </w:r>
      <w:r w:rsidR="00734656" w:rsidRPr="00B80243">
        <w:t xml:space="preserve">качестве </w:t>
      </w:r>
      <w:proofErr w:type="spellStart"/>
      <w:r w:rsidR="00734656" w:rsidRPr="007F37B8">
        <w:rPr>
          <w:i/>
          <w:iCs/>
          <w:rPrChange w:id="255" w:author="Alina Pozin" w:date="2025-02-25T22:10:00Z" w16du:dateUtc="2025-02-25T20:10:00Z">
            <w:rPr/>
          </w:rPrChange>
        </w:rPr>
        <w:t>макиф</w:t>
      </w:r>
      <w:ins w:id="256" w:author="Alina Pozin" w:date="2025-02-26T13:33:00Z" w16du:dateUtc="2025-02-26T11:33:00Z">
        <w:r w:rsidR="00413A82">
          <w:rPr>
            <w:i/>
            <w:iCs/>
          </w:rPr>
          <w:t>а</w:t>
        </w:r>
      </w:ins>
      <w:proofErr w:type="spellEnd"/>
      <w:r w:rsidR="00734656" w:rsidRPr="00B80243">
        <w:t xml:space="preserve">. </w:t>
      </w:r>
    </w:p>
    <w:p w14:paraId="1F81B151" w14:textId="315FC53A" w:rsidR="004C0053" w:rsidRPr="00B80243" w:rsidRDefault="004C0053" w:rsidP="00EA453B">
      <w:r w:rsidRPr="00B80243">
        <w:t>3</w:t>
      </w:r>
    </w:p>
    <w:p w14:paraId="421E0009" w14:textId="66C7BD66" w:rsidR="004C0053" w:rsidRPr="00B80243" w:rsidRDefault="005B4082" w:rsidP="00EA453B">
      <w:r w:rsidRPr="00B80243">
        <w:t xml:space="preserve">Сила </w:t>
      </w:r>
      <w:r w:rsidR="00704FB9" w:rsidRPr="00B80243">
        <w:t xml:space="preserve">желания </w:t>
      </w:r>
      <w:r w:rsidR="00003BCA" w:rsidRPr="00B80243">
        <w:t xml:space="preserve">проявляется на двух уровнях ‒ в качестве </w:t>
      </w:r>
      <w:del w:id="257" w:author="Alina Pozin" w:date="2025-02-25T22:10:00Z" w16du:dateUtc="2025-02-25T20:10:00Z">
        <w:r w:rsidR="00003BCA" w:rsidRPr="00B80243" w:rsidDel="00B7479B">
          <w:delText xml:space="preserve">близкого </w:delText>
        </w:r>
      </w:del>
      <w:ins w:id="258" w:author="Alina Pozin" w:date="2025-02-25T22:10:00Z" w16du:dateUtc="2025-02-25T20:10:00Z">
        <w:r w:rsidR="00B7479B">
          <w:t>«</w:t>
        </w:r>
        <w:r w:rsidR="00B7479B" w:rsidRPr="00B80243">
          <w:t>бли</w:t>
        </w:r>
        <w:r w:rsidR="00B7479B">
          <w:t>жнего</w:t>
        </w:r>
        <w:r w:rsidR="00B7479B" w:rsidRPr="00B80243">
          <w:t xml:space="preserve"> </w:t>
        </w:r>
      </w:ins>
      <w:proofErr w:type="spellStart"/>
      <w:r w:rsidR="00003BCA" w:rsidRPr="00B7479B">
        <w:rPr>
          <w:i/>
          <w:iCs/>
          <w:rPrChange w:id="259" w:author="Alina Pozin" w:date="2025-02-25T22:10:00Z" w16du:dateUtc="2025-02-25T20:10:00Z">
            <w:rPr/>
          </w:rPrChange>
        </w:rPr>
        <w:t>макифа</w:t>
      </w:r>
      <w:proofErr w:type="spellEnd"/>
      <w:ins w:id="260" w:author="Alina Pozin" w:date="2025-02-25T22:10:00Z" w16du:dateUtc="2025-02-25T20:10:00Z">
        <w:r w:rsidR="00B7479B">
          <w:t>»</w:t>
        </w:r>
      </w:ins>
      <w:r w:rsidR="00003BCA" w:rsidRPr="00B80243">
        <w:t xml:space="preserve"> и в качестве </w:t>
      </w:r>
      <w:del w:id="261" w:author="Alina Pozin" w:date="2025-02-25T22:10:00Z" w16du:dateUtc="2025-02-25T20:10:00Z">
        <w:r w:rsidR="00003BCA" w:rsidRPr="00B80243" w:rsidDel="00B7479B">
          <w:delText xml:space="preserve">далекого </w:delText>
        </w:r>
      </w:del>
      <w:ins w:id="262" w:author="Alina Pozin" w:date="2025-02-25T22:10:00Z" w16du:dateUtc="2025-02-25T20:10:00Z">
        <w:r w:rsidR="00B7479B">
          <w:t>«</w:t>
        </w:r>
        <w:r w:rsidR="00B7479B" w:rsidRPr="00B80243">
          <w:t>дал</w:t>
        </w:r>
        <w:r w:rsidR="00B7479B">
          <w:t>ьнего</w:t>
        </w:r>
        <w:r w:rsidR="00B7479B" w:rsidRPr="00B80243">
          <w:t xml:space="preserve"> </w:t>
        </w:r>
      </w:ins>
      <w:proofErr w:type="spellStart"/>
      <w:r w:rsidR="00003BCA" w:rsidRPr="00B7479B">
        <w:rPr>
          <w:i/>
          <w:iCs/>
          <w:rPrChange w:id="263" w:author="Alina Pozin" w:date="2025-02-25T22:10:00Z" w16du:dateUtc="2025-02-25T20:10:00Z">
            <w:rPr/>
          </w:rPrChange>
        </w:rPr>
        <w:t>макифа</w:t>
      </w:r>
      <w:proofErr w:type="spellEnd"/>
      <w:ins w:id="264" w:author="Alina Pozin" w:date="2025-02-25T22:10:00Z" w16du:dateUtc="2025-02-25T20:10:00Z">
        <w:r w:rsidR="00B7479B" w:rsidRPr="00B7479B">
          <w:rPr>
            <w:rPrChange w:id="265" w:author="Alina Pozin" w:date="2025-02-25T22:10:00Z" w16du:dateUtc="2025-02-25T20:10:00Z">
              <w:rPr>
                <w:i/>
                <w:iCs/>
              </w:rPr>
            </w:rPrChange>
          </w:rPr>
          <w:t>»</w:t>
        </w:r>
      </w:ins>
      <w:r w:rsidR="00003BCA" w:rsidRPr="00B80243">
        <w:t xml:space="preserve">. </w:t>
      </w:r>
      <w:r w:rsidR="0056725D" w:rsidRPr="00B80243">
        <w:t xml:space="preserve">В </w:t>
      </w:r>
      <w:proofErr w:type="spellStart"/>
      <w:r w:rsidR="0056725D" w:rsidRPr="00B80243">
        <w:t>Ликутей</w:t>
      </w:r>
      <w:proofErr w:type="spellEnd"/>
      <w:r w:rsidR="0056725D" w:rsidRPr="00B80243">
        <w:t xml:space="preserve"> Тора</w:t>
      </w:r>
      <w:r w:rsidR="003C62B0" w:rsidRPr="00B80243">
        <w:rPr>
          <w:rStyle w:val="af1"/>
        </w:rPr>
        <w:footnoteReference w:id="49"/>
      </w:r>
      <w:r w:rsidR="0056725D" w:rsidRPr="00B80243">
        <w:t xml:space="preserve"> </w:t>
      </w:r>
      <w:r w:rsidRPr="00B80243">
        <w:t xml:space="preserve">эти виды </w:t>
      </w:r>
      <w:proofErr w:type="spellStart"/>
      <w:r w:rsidRPr="00B7479B">
        <w:rPr>
          <w:i/>
          <w:iCs/>
          <w:rPrChange w:id="266" w:author="Alina Pozin" w:date="2025-02-25T22:11:00Z" w16du:dateUtc="2025-02-25T20:11:00Z">
            <w:rPr/>
          </w:rPrChange>
        </w:rPr>
        <w:t>макифа</w:t>
      </w:r>
      <w:proofErr w:type="spellEnd"/>
      <w:r w:rsidRPr="00B80243">
        <w:t xml:space="preserve"> </w:t>
      </w:r>
      <w:r w:rsidR="0056725D" w:rsidRPr="00B80243">
        <w:t xml:space="preserve">объясняются на </w:t>
      </w:r>
      <w:r w:rsidR="00976598" w:rsidRPr="00B80243">
        <w:t xml:space="preserve">примере </w:t>
      </w:r>
      <w:r w:rsidR="0056725D" w:rsidRPr="00B80243">
        <w:t>одежд</w:t>
      </w:r>
      <w:r w:rsidR="00976598" w:rsidRPr="00B80243">
        <w:t xml:space="preserve">ы </w:t>
      </w:r>
      <w:r w:rsidR="0056725D" w:rsidRPr="00B80243">
        <w:t>и дом</w:t>
      </w:r>
      <w:r w:rsidR="00976598" w:rsidRPr="00B80243">
        <w:t>а</w:t>
      </w:r>
      <w:r w:rsidR="0056725D" w:rsidRPr="00B80243">
        <w:t xml:space="preserve">. </w:t>
      </w:r>
      <w:ins w:id="267" w:author="Alina Pozin" w:date="2025-02-25T22:11:00Z" w16du:dateUtc="2025-02-25T20:11:00Z">
        <w:r w:rsidR="00B7479B">
          <w:t xml:space="preserve">Как </w:t>
        </w:r>
      </w:ins>
      <w:del w:id="268" w:author="Alina Pozin" w:date="2025-02-25T22:11:00Z" w16du:dateUtc="2025-02-25T20:11:00Z">
        <w:r w:rsidR="00EB2501" w:rsidRPr="00B80243" w:rsidDel="00B7479B">
          <w:delText>О</w:delText>
        </w:r>
      </w:del>
      <w:ins w:id="269" w:author="Alina Pozin" w:date="2025-02-25T22:11:00Z" w16du:dateUtc="2025-02-25T20:11:00Z">
        <w:r w:rsidR="00B7479B">
          <w:t>о</w:t>
        </w:r>
      </w:ins>
      <w:r w:rsidR="00FB06CE" w:rsidRPr="00B80243">
        <w:t>дежда</w:t>
      </w:r>
      <w:ins w:id="270" w:author="Alina Pozin" w:date="2025-02-25T22:11:00Z" w16du:dateUtc="2025-02-25T20:11:00Z">
        <w:r w:rsidR="00B7479B">
          <w:t>, так</w:t>
        </w:r>
      </w:ins>
      <w:r w:rsidR="00EB2501" w:rsidRPr="00B80243">
        <w:t xml:space="preserve"> </w:t>
      </w:r>
      <w:r w:rsidR="00FB06CE" w:rsidRPr="00B80243">
        <w:t xml:space="preserve">и дом </w:t>
      </w:r>
      <w:del w:id="271" w:author="Alina Pozin" w:date="2025-02-25T22:11:00Z" w16du:dateUtc="2025-02-25T20:11:00Z">
        <w:r w:rsidR="00FB06CE" w:rsidRPr="00B80243" w:rsidDel="00B7479B">
          <w:delText>одинаков</w:delText>
        </w:r>
        <w:r w:rsidR="00230DCE" w:rsidRPr="00B80243" w:rsidDel="00B7479B">
          <w:delText xml:space="preserve">о </w:delText>
        </w:r>
      </w:del>
      <w:r w:rsidR="00FB06CE" w:rsidRPr="00B80243">
        <w:t xml:space="preserve">окружают человека снаружи, </w:t>
      </w:r>
      <w:r w:rsidR="004F1144" w:rsidRPr="00B80243">
        <w:t xml:space="preserve">но одежда окружает </w:t>
      </w:r>
      <w:del w:id="272" w:author="Alina Pozin" w:date="2025-02-25T22:11:00Z" w16du:dateUtc="2025-02-25T20:11:00Z">
        <w:r w:rsidR="004F1144" w:rsidRPr="00B80243" w:rsidDel="00B7479B">
          <w:delText>человека</w:delText>
        </w:r>
        <w:r w:rsidR="00976598" w:rsidRPr="00B80243" w:rsidDel="00B7479B">
          <w:delText xml:space="preserve"> </w:delText>
        </w:r>
      </w:del>
      <w:ins w:id="273" w:author="Alina Pozin" w:date="2025-02-25T22:11:00Z" w16du:dateUtc="2025-02-25T20:11:00Z">
        <w:r w:rsidR="00B7479B">
          <w:t>его</w:t>
        </w:r>
        <w:r w:rsidR="00B7479B" w:rsidRPr="00B80243">
          <w:t xml:space="preserve"> </w:t>
        </w:r>
      </w:ins>
      <w:r w:rsidR="00976598" w:rsidRPr="00B80243">
        <w:t>непосредственно</w:t>
      </w:r>
      <w:r w:rsidR="007B0EA9" w:rsidRPr="00B80243">
        <w:t xml:space="preserve">, </w:t>
      </w:r>
      <w:r w:rsidR="00594018" w:rsidRPr="00B80243">
        <w:t xml:space="preserve">вплотную, </w:t>
      </w:r>
      <w:r w:rsidR="007B0EA9" w:rsidRPr="00B80243">
        <w:t>поэтому служит примеро</w:t>
      </w:r>
      <w:r w:rsidR="00202AAE" w:rsidRPr="00B80243">
        <w:t>м</w:t>
      </w:r>
      <w:r w:rsidR="007B0EA9" w:rsidRPr="00B80243">
        <w:t xml:space="preserve"> </w:t>
      </w:r>
      <w:ins w:id="274" w:author="Alina Pozin" w:date="2025-02-25T22:11:00Z" w16du:dateUtc="2025-02-25T20:11:00Z">
        <w:r w:rsidR="00B7479B">
          <w:t>«</w:t>
        </w:r>
      </w:ins>
      <w:del w:id="275" w:author="Alina Pozin" w:date="2025-02-25T22:11:00Z" w16du:dateUtc="2025-02-25T20:11:00Z">
        <w:r w:rsidR="004F1144" w:rsidRPr="00B80243" w:rsidDel="00B7479B">
          <w:delText>близк</w:delText>
        </w:r>
        <w:r w:rsidR="007B0EA9" w:rsidRPr="00B80243" w:rsidDel="00B7479B">
          <w:delText xml:space="preserve">ого </w:delText>
        </w:r>
      </w:del>
      <w:ins w:id="276" w:author="Alina Pozin" w:date="2025-02-25T22:11:00Z" w16du:dateUtc="2025-02-25T20:11:00Z">
        <w:r w:rsidR="00B7479B" w:rsidRPr="00B80243">
          <w:t>бли</w:t>
        </w:r>
        <w:r w:rsidR="00B7479B">
          <w:t>жнего</w:t>
        </w:r>
        <w:r w:rsidR="00B7479B" w:rsidRPr="00B80243">
          <w:t xml:space="preserve"> </w:t>
        </w:r>
      </w:ins>
      <w:proofErr w:type="spellStart"/>
      <w:r w:rsidR="004F1144" w:rsidRPr="00B7479B">
        <w:rPr>
          <w:i/>
          <w:iCs/>
          <w:rPrChange w:id="277" w:author="Alina Pozin" w:date="2025-02-25T22:11:00Z" w16du:dateUtc="2025-02-25T20:11:00Z">
            <w:rPr/>
          </w:rPrChange>
        </w:rPr>
        <w:t>макиф</w:t>
      </w:r>
      <w:r w:rsidR="007B0EA9" w:rsidRPr="00B7479B">
        <w:rPr>
          <w:i/>
          <w:iCs/>
          <w:rPrChange w:id="278" w:author="Alina Pozin" w:date="2025-02-25T22:11:00Z" w16du:dateUtc="2025-02-25T20:11:00Z">
            <w:rPr/>
          </w:rPrChange>
        </w:rPr>
        <w:t>а</w:t>
      </w:r>
      <w:proofErr w:type="spellEnd"/>
      <w:ins w:id="279" w:author="Alina Pozin" w:date="2025-02-25T22:11:00Z" w16du:dateUtc="2025-02-25T20:11:00Z">
        <w:r w:rsidR="00B7479B">
          <w:t>»</w:t>
        </w:r>
      </w:ins>
      <w:r w:rsidR="004F1144" w:rsidRPr="00B80243">
        <w:t xml:space="preserve">, а дом </w:t>
      </w:r>
      <w:r w:rsidR="00594018" w:rsidRPr="00B80243">
        <w:t>«</w:t>
      </w:r>
      <w:r w:rsidR="004F1144" w:rsidRPr="00B80243">
        <w:t>окружает окруж</w:t>
      </w:r>
      <w:r w:rsidR="000D31C5" w:rsidRPr="00B80243">
        <w:t>ение</w:t>
      </w:r>
      <w:r w:rsidR="00594018" w:rsidRPr="00B80243">
        <w:t>»</w:t>
      </w:r>
      <w:r w:rsidR="007B0EA9" w:rsidRPr="00B80243">
        <w:t xml:space="preserve">, поэтому служит примером </w:t>
      </w:r>
      <w:ins w:id="280" w:author="Alina Pozin" w:date="2025-02-25T22:11:00Z" w16du:dateUtc="2025-02-25T20:11:00Z">
        <w:r w:rsidR="00B7479B">
          <w:t>«</w:t>
        </w:r>
      </w:ins>
      <w:del w:id="281" w:author="Alina Pozin" w:date="2025-02-25T22:11:00Z" w16du:dateUtc="2025-02-25T20:11:00Z">
        <w:r w:rsidR="007B0EA9" w:rsidRPr="00B80243" w:rsidDel="00B7479B">
          <w:delText>далек</w:delText>
        </w:r>
        <w:r w:rsidR="00202AAE" w:rsidRPr="00B80243" w:rsidDel="00B7479B">
          <w:delText xml:space="preserve">ого </w:delText>
        </w:r>
      </w:del>
      <w:ins w:id="282" w:author="Alina Pozin" w:date="2025-02-25T22:11:00Z" w16du:dateUtc="2025-02-25T20:11:00Z">
        <w:r w:rsidR="00B7479B" w:rsidRPr="00B80243">
          <w:t>дал</w:t>
        </w:r>
        <w:r w:rsidR="00B7479B">
          <w:t>ьнего</w:t>
        </w:r>
        <w:r w:rsidR="00B7479B" w:rsidRPr="00B80243">
          <w:t xml:space="preserve"> </w:t>
        </w:r>
      </w:ins>
      <w:proofErr w:type="spellStart"/>
      <w:r w:rsidR="007B0EA9" w:rsidRPr="00B7479B">
        <w:rPr>
          <w:i/>
          <w:iCs/>
          <w:rPrChange w:id="283" w:author="Alina Pozin" w:date="2025-02-25T22:12:00Z" w16du:dateUtc="2025-02-25T20:12:00Z">
            <w:rPr/>
          </w:rPrChange>
        </w:rPr>
        <w:t>макиф</w:t>
      </w:r>
      <w:r w:rsidR="00202AAE" w:rsidRPr="00B7479B">
        <w:rPr>
          <w:i/>
          <w:iCs/>
          <w:rPrChange w:id="284" w:author="Alina Pozin" w:date="2025-02-25T22:12:00Z" w16du:dateUtc="2025-02-25T20:12:00Z">
            <w:rPr/>
          </w:rPrChange>
        </w:rPr>
        <w:t>а</w:t>
      </w:r>
      <w:proofErr w:type="spellEnd"/>
      <w:ins w:id="285" w:author="Alina Pozin" w:date="2025-02-25T22:12:00Z" w16du:dateUtc="2025-02-25T20:12:00Z">
        <w:r w:rsidR="00B7479B" w:rsidRPr="00B7479B">
          <w:rPr>
            <w:rPrChange w:id="286" w:author="Alina Pozin" w:date="2025-02-25T22:12:00Z" w16du:dateUtc="2025-02-25T20:12:00Z">
              <w:rPr>
                <w:i/>
                <w:iCs/>
              </w:rPr>
            </w:rPrChange>
          </w:rPr>
          <w:t>»</w:t>
        </w:r>
      </w:ins>
      <w:r w:rsidR="007B0EA9" w:rsidRPr="00B80243">
        <w:t xml:space="preserve">. </w:t>
      </w:r>
    </w:p>
    <w:p w14:paraId="6CC06E07" w14:textId="16EE89CF" w:rsidR="002606A1" w:rsidRPr="00B80243" w:rsidRDefault="00404ED3" w:rsidP="00EA453B">
      <w:r w:rsidRPr="00B80243">
        <w:t xml:space="preserve">Ребе </w:t>
      </w:r>
      <w:proofErr w:type="spellStart"/>
      <w:r w:rsidRPr="00B80243">
        <w:t>Моѓараш</w:t>
      </w:r>
      <w:proofErr w:type="spellEnd"/>
      <w:r w:rsidRPr="00B80243">
        <w:t xml:space="preserve"> пишет в серии «</w:t>
      </w:r>
      <w:proofErr w:type="spellStart"/>
      <w:r w:rsidRPr="00B80243">
        <w:t>Маим</w:t>
      </w:r>
      <w:proofErr w:type="spellEnd"/>
      <w:r w:rsidRPr="00B80243">
        <w:t xml:space="preserve"> </w:t>
      </w:r>
      <w:proofErr w:type="spellStart"/>
      <w:r w:rsidRPr="00B80243">
        <w:t>рабим</w:t>
      </w:r>
      <w:proofErr w:type="spellEnd"/>
      <w:r w:rsidRPr="00B80243">
        <w:t>»</w:t>
      </w:r>
      <w:r w:rsidRPr="00B80243">
        <w:rPr>
          <w:rStyle w:val="af1"/>
        </w:rPr>
        <w:footnoteReference w:id="50"/>
      </w:r>
      <w:r w:rsidRPr="00B80243">
        <w:t xml:space="preserve">, </w:t>
      </w:r>
      <w:r w:rsidR="00FA2047" w:rsidRPr="00B80243">
        <w:t xml:space="preserve">что </w:t>
      </w:r>
      <w:r w:rsidR="00CF034D" w:rsidRPr="00B80243">
        <w:t xml:space="preserve">одежда </w:t>
      </w:r>
      <w:r w:rsidR="00594018" w:rsidRPr="00B80243">
        <w:t xml:space="preserve">характеризуется тем, что </w:t>
      </w:r>
      <w:r w:rsidR="00CF034D" w:rsidRPr="00B80243">
        <w:t xml:space="preserve">прилегает к </w:t>
      </w:r>
      <w:del w:id="287" w:author="Alina Pozin" w:date="2025-02-25T22:12:00Z" w16du:dateUtc="2025-02-25T20:12:00Z">
        <w:r w:rsidR="00CF034D" w:rsidRPr="00B80243" w:rsidDel="00B7479B">
          <w:delText xml:space="preserve">одетому </w:delText>
        </w:r>
      </w:del>
      <w:ins w:id="288" w:author="Alina Pozin" w:date="2025-02-25T22:12:00Z" w16du:dateUtc="2025-02-25T20:12:00Z">
        <w:r w:rsidR="00B7479B">
          <w:t>облаченно</w:t>
        </w:r>
        <w:r w:rsidR="00B7479B" w:rsidRPr="00B80243">
          <w:t xml:space="preserve">му </w:t>
        </w:r>
      </w:ins>
      <w:r w:rsidR="00CF034D" w:rsidRPr="00B80243">
        <w:t>в нее</w:t>
      </w:r>
      <w:r w:rsidR="00234D52" w:rsidRPr="00B80243">
        <w:t xml:space="preserve"> и </w:t>
      </w:r>
      <w:r w:rsidR="00CF034D" w:rsidRPr="00B80243">
        <w:t xml:space="preserve">подогнана точно по </w:t>
      </w:r>
      <w:r w:rsidR="00B877D7" w:rsidRPr="00B80243">
        <w:t xml:space="preserve">его </w:t>
      </w:r>
      <w:r w:rsidR="00CF034D" w:rsidRPr="00B80243">
        <w:t>размеру</w:t>
      </w:r>
      <w:r w:rsidR="00B877D7" w:rsidRPr="00B80243">
        <w:t>. В другом источнике</w:t>
      </w:r>
      <w:r w:rsidR="00B75CA5" w:rsidRPr="00B80243">
        <w:rPr>
          <w:rStyle w:val="af1"/>
        </w:rPr>
        <w:footnoteReference w:id="51"/>
      </w:r>
      <w:r w:rsidR="00B877D7" w:rsidRPr="00B80243">
        <w:t xml:space="preserve"> </w:t>
      </w:r>
      <w:r w:rsidR="00234D52" w:rsidRPr="00B80243">
        <w:t>говорится</w:t>
      </w:r>
      <w:r w:rsidR="00B877D7" w:rsidRPr="00B80243">
        <w:t xml:space="preserve">, что </w:t>
      </w:r>
      <w:r w:rsidR="00B75CA5" w:rsidRPr="00B80243">
        <w:t>если одежд</w:t>
      </w:r>
      <w:r w:rsidR="00AC4DE6" w:rsidRPr="00B80243">
        <w:t>у</w:t>
      </w:r>
      <w:r w:rsidR="00B75CA5" w:rsidRPr="00B80243">
        <w:t xml:space="preserve"> не подогна</w:t>
      </w:r>
      <w:r w:rsidR="00AC4DE6" w:rsidRPr="00B80243">
        <w:t xml:space="preserve">ть </w:t>
      </w:r>
      <w:r w:rsidR="00B75CA5" w:rsidRPr="00B80243">
        <w:t>точно по размеру тела</w:t>
      </w:r>
      <w:del w:id="289" w:author="Alina Pozin" w:date="2025-02-25T22:12:00Z" w16du:dateUtc="2025-02-25T20:12:00Z">
        <w:r w:rsidR="00B75CA5" w:rsidRPr="00B80243" w:rsidDel="00B7479B">
          <w:delText xml:space="preserve"> и его органов</w:delText>
        </w:r>
      </w:del>
      <w:r w:rsidR="00B75CA5" w:rsidRPr="00B80243">
        <w:t>, то</w:t>
      </w:r>
      <w:r w:rsidR="00CF4862" w:rsidRPr="00B80243">
        <w:t xml:space="preserve"> она не только не прин</w:t>
      </w:r>
      <w:r w:rsidR="00AC4DE6" w:rsidRPr="00B80243">
        <w:t>е</w:t>
      </w:r>
      <w:r w:rsidR="00CF4862" w:rsidRPr="00B80243">
        <w:t>с</w:t>
      </w:r>
      <w:r w:rsidR="00AC4DE6" w:rsidRPr="00B80243">
        <w:t>е</w:t>
      </w:r>
      <w:r w:rsidR="00CF4862" w:rsidRPr="00B80243">
        <w:t>т польз</w:t>
      </w:r>
      <w:r w:rsidR="00935264" w:rsidRPr="00B80243">
        <w:t>ы</w:t>
      </w:r>
      <w:r w:rsidR="00CF4862" w:rsidRPr="00B80243">
        <w:t xml:space="preserve">, но </w:t>
      </w:r>
      <w:del w:id="290" w:author="Alina Pozin" w:date="2025-02-25T22:13:00Z" w16du:dateUtc="2025-02-25T20:13:00Z">
        <w:r w:rsidR="00CF4862" w:rsidRPr="00B80243" w:rsidDel="00B7479B">
          <w:delText>п</w:delText>
        </w:r>
        <w:r w:rsidR="00234D52" w:rsidRPr="00B80243" w:rsidDel="00B7479B">
          <w:delText xml:space="preserve">риносит </w:delText>
        </w:r>
      </w:del>
      <w:ins w:id="291" w:author="Alina Pozin" w:date="2025-02-25T22:13:00Z" w16du:dateUtc="2025-02-25T20:13:00Z">
        <w:r w:rsidR="00B7479B">
          <w:t>причинит</w:t>
        </w:r>
        <w:r w:rsidR="00B7479B" w:rsidRPr="00B80243">
          <w:t xml:space="preserve"> </w:t>
        </w:r>
      </w:ins>
      <w:r w:rsidR="00234D52" w:rsidRPr="00B80243">
        <w:t>вред</w:t>
      </w:r>
      <w:r w:rsidR="00CF4862" w:rsidRPr="00B80243">
        <w:t xml:space="preserve">, и так далее. </w:t>
      </w:r>
      <w:r w:rsidR="00F64082" w:rsidRPr="00B80243">
        <w:t xml:space="preserve">В отличие от одежды, дом окружает человека на большом расстоянии и не рассчитывается по размеру </w:t>
      </w:r>
      <w:r w:rsidR="00D719E2" w:rsidRPr="00B80243">
        <w:t xml:space="preserve">каждого </w:t>
      </w:r>
      <w:r w:rsidR="002606A1" w:rsidRPr="00B80243">
        <w:t xml:space="preserve">человека </w:t>
      </w:r>
      <w:r w:rsidR="00D719E2" w:rsidRPr="00B80243">
        <w:t>в отдельности</w:t>
      </w:r>
      <w:r w:rsidR="004D4EBE" w:rsidRPr="00B80243">
        <w:t>, так что иногда один дом окружает сразу несколько человек</w:t>
      </w:r>
      <w:r w:rsidR="00200B50" w:rsidRPr="00B80243">
        <w:t xml:space="preserve"> совершенно разного размер</w:t>
      </w:r>
      <w:r w:rsidR="00273526" w:rsidRPr="00B80243">
        <w:t>а</w:t>
      </w:r>
      <w:r w:rsidR="004D4EBE" w:rsidRPr="00B80243">
        <w:t>.</w:t>
      </w:r>
      <w:r w:rsidR="00F64082" w:rsidRPr="00B80243">
        <w:t xml:space="preserve"> </w:t>
      </w:r>
      <w:r w:rsidR="00B75CA5" w:rsidRPr="00B80243">
        <w:t xml:space="preserve"> </w:t>
      </w:r>
    </w:p>
    <w:p w14:paraId="5D03BF13" w14:textId="672A7B71" w:rsidR="00813B90" w:rsidRPr="00B80243" w:rsidRDefault="00102BB2" w:rsidP="00EA453B">
      <w:r w:rsidRPr="00B80243">
        <w:t>Эту идею можно перенести на силу желания.</w:t>
      </w:r>
      <w:r w:rsidR="00273526" w:rsidRPr="00B80243">
        <w:t xml:space="preserve"> </w:t>
      </w:r>
      <w:proofErr w:type="spellStart"/>
      <w:r w:rsidRPr="00B80243">
        <w:t>Цемах</w:t>
      </w:r>
      <w:proofErr w:type="spellEnd"/>
      <w:r w:rsidRPr="00B80243">
        <w:t xml:space="preserve"> </w:t>
      </w:r>
      <w:proofErr w:type="spellStart"/>
      <w:r w:rsidRPr="00B80243">
        <w:t>Цедек</w:t>
      </w:r>
      <w:proofErr w:type="spellEnd"/>
      <w:r w:rsidRPr="00B80243">
        <w:t xml:space="preserve"> </w:t>
      </w:r>
      <w:r w:rsidR="00273526" w:rsidRPr="00B80243">
        <w:t xml:space="preserve">пишет </w:t>
      </w:r>
      <w:r w:rsidRPr="00B80243">
        <w:t xml:space="preserve">в </w:t>
      </w:r>
      <w:proofErr w:type="spellStart"/>
      <w:r w:rsidRPr="00B80243">
        <w:t>Ликутей</w:t>
      </w:r>
      <w:proofErr w:type="spellEnd"/>
      <w:r w:rsidRPr="00B80243">
        <w:t xml:space="preserve"> Тора</w:t>
      </w:r>
      <w:r w:rsidRPr="00B80243">
        <w:rPr>
          <w:rStyle w:val="af1"/>
        </w:rPr>
        <w:footnoteReference w:id="52"/>
      </w:r>
      <w:r w:rsidR="00134E4C" w:rsidRPr="00B80243">
        <w:t>,</w:t>
      </w:r>
      <w:r w:rsidRPr="00B80243">
        <w:t xml:space="preserve"> в примечании</w:t>
      </w:r>
      <w:r w:rsidR="00F974FE" w:rsidRPr="00B80243">
        <w:t xml:space="preserve"> к объяснению слов</w:t>
      </w:r>
      <w:r w:rsidR="00C0751E" w:rsidRPr="00B80243">
        <w:t xml:space="preserve"> «сделаем и поймем»</w:t>
      </w:r>
      <w:r w:rsidR="00C0751E" w:rsidRPr="00B80243">
        <w:rPr>
          <w:rStyle w:val="af1"/>
        </w:rPr>
        <w:footnoteReference w:id="53"/>
      </w:r>
      <w:r w:rsidR="00F974FE" w:rsidRPr="00B80243">
        <w:t xml:space="preserve">, сказанных </w:t>
      </w:r>
      <w:r w:rsidR="00B474F9" w:rsidRPr="00B80243">
        <w:t>евре</w:t>
      </w:r>
      <w:r w:rsidR="00F42A41" w:rsidRPr="00B80243">
        <w:t>ям</w:t>
      </w:r>
      <w:r w:rsidR="00B474F9" w:rsidRPr="00B80243">
        <w:t xml:space="preserve">и </w:t>
      </w:r>
      <w:r w:rsidR="000E2098" w:rsidRPr="00B80243">
        <w:t xml:space="preserve">накануне </w:t>
      </w:r>
      <w:r w:rsidR="00D3061D" w:rsidRPr="00B80243">
        <w:t>Синайск</w:t>
      </w:r>
      <w:r w:rsidR="000E2098" w:rsidRPr="00B80243">
        <w:t xml:space="preserve">ого </w:t>
      </w:r>
      <w:r w:rsidR="00D3061D" w:rsidRPr="00B80243">
        <w:t>откровени</w:t>
      </w:r>
      <w:r w:rsidR="000E2098" w:rsidRPr="00B80243">
        <w:t>я</w:t>
      </w:r>
      <w:r w:rsidR="00041204" w:rsidRPr="00B80243">
        <w:t>: хотя об</w:t>
      </w:r>
      <w:r w:rsidR="00C0751E" w:rsidRPr="00B80243">
        <w:t xml:space="preserve">а </w:t>
      </w:r>
      <w:r w:rsidR="00041204" w:rsidRPr="00B80243">
        <w:t>слов</w:t>
      </w:r>
      <w:r w:rsidR="00C0751E" w:rsidRPr="00B80243">
        <w:t>а</w:t>
      </w:r>
      <w:r w:rsidR="00041204" w:rsidRPr="00B80243">
        <w:t xml:space="preserve"> одинаков</w:t>
      </w:r>
      <w:r w:rsidR="00C0751E" w:rsidRPr="00B80243">
        <w:t xml:space="preserve">о выражают </w:t>
      </w:r>
      <w:r w:rsidR="00041204" w:rsidRPr="00B80243">
        <w:t>обязательств</w:t>
      </w:r>
      <w:r w:rsidR="00C0751E" w:rsidRPr="00B80243">
        <w:t>о</w:t>
      </w:r>
      <w:r w:rsidR="00041204" w:rsidRPr="00B80243">
        <w:t xml:space="preserve"> выполнять волю Творца, тем не менее «сделаем» имеет</w:t>
      </w:r>
      <w:r w:rsidR="00E908D4" w:rsidRPr="00B80243">
        <w:t xml:space="preserve"> </w:t>
      </w:r>
      <w:r w:rsidR="00041204" w:rsidRPr="00B80243">
        <w:t xml:space="preserve">преимущество </w:t>
      </w:r>
      <w:r w:rsidR="00E908D4" w:rsidRPr="00B80243">
        <w:t xml:space="preserve">перед </w:t>
      </w:r>
      <w:r w:rsidR="00041204" w:rsidRPr="00B80243">
        <w:t>«поймем»</w:t>
      </w:r>
      <w:r w:rsidR="00F42A41" w:rsidRPr="00B80243">
        <w:t xml:space="preserve">, потому что </w:t>
      </w:r>
      <w:del w:id="292" w:author="Alina Pozin" w:date="2025-02-25T22:24:00Z" w16du:dateUtc="2025-02-25T20:24:00Z">
        <w:r w:rsidR="00E908D4" w:rsidRPr="00B80243" w:rsidDel="00EE19A0">
          <w:delText xml:space="preserve">это </w:delText>
        </w:r>
      </w:del>
      <w:ins w:id="293" w:author="Alina Pozin" w:date="2025-02-25T22:24:00Z" w16du:dateUtc="2025-02-25T20:24:00Z">
        <w:r w:rsidR="00EE19A0">
          <w:t>оно означает</w:t>
        </w:r>
        <w:r w:rsidR="00EE19A0" w:rsidRPr="00B80243">
          <w:t xml:space="preserve"> </w:t>
        </w:r>
      </w:ins>
      <w:r w:rsidR="00E908D4" w:rsidRPr="00B80243">
        <w:t xml:space="preserve">полное </w:t>
      </w:r>
      <w:r w:rsidR="00943640" w:rsidRPr="00B80243">
        <w:t xml:space="preserve">устранение </w:t>
      </w:r>
      <w:del w:id="294" w:author="Alina Pozin" w:date="2025-02-25T22:24:00Z" w16du:dateUtc="2025-02-25T20:24:00Z">
        <w:r w:rsidR="00E908D4" w:rsidRPr="00B80243" w:rsidDel="00EE19A0">
          <w:delText>с</w:delText>
        </w:r>
        <w:r w:rsidR="00E95E8E" w:rsidRPr="00B80243" w:rsidDel="00EE19A0">
          <w:delText>обственн</w:delText>
        </w:r>
        <w:r w:rsidR="00943640" w:rsidRPr="00B80243" w:rsidDel="00EE19A0">
          <w:delText>ых</w:delText>
        </w:r>
      </w:del>
      <w:r w:rsidR="00943640" w:rsidRPr="00B80243">
        <w:t xml:space="preserve"> понимания и воли </w:t>
      </w:r>
      <w:ins w:id="295" w:author="Alina Pozin" w:date="2025-02-25T22:24:00Z" w16du:dateUtc="2025-02-25T20:24:00Z">
        <w:r w:rsidR="00EE19A0">
          <w:t xml:space="preserve">человека </w:t>
        </w:r>
      </w:ins>
      <w:r w:rsidR="00943640" w:rsidRPr="00B80243">
        <w:t xml:space="preserve">перед </w:t>
      </w:r>
      <w:r w:rsidR="00E95E8E" w:rsidRPr="00B80243">
        <w:t>воле</w:t>
      </w:r>
      <w:r w:rsidR="00943640" w:rsidRPr="00B80243">
        <w:t>й</w:t>
      </w:r>
      <w:r w:rsidR="00E95E8E" w:rsidRPr="00B80243">
        <w:t xml:space="preserve"> Творца.</w:t>
      </w:r>
      <w:r w:rsidR="001513F7" w:rsidRPr="00B80243">
        <w:t xml:space="preserve"> </w:t>
      </w:r>
      <w:r w:rsidR="00D125A1" w:rsidRPr="00B80243">
        <w:t>Словом</w:t>
      </w:r>
      <w:r w:rsidR="00A04FFC" w:rsidRPr="00B80243">
        <w:t xml:space="preserve"> </w:t>
      </w:r>
      <w:r w:rsidR="001513F7" w:rsidRPr="00B80243">
        <w:t>«</w:t>
      </w:r>
      <w:r w:rsidR="00A04FFC" w:rsidRPr="00B80243">
        <w:t>поймем</w:t>
      </w:r>
      <w:r w:rsidR="001513F7" w:rsidRPr="00B80243">
        <w:t>»</w:t>
      </w:r>
      <w:r w:rsidR="00A04FFC" w:rsidRPr="00B80243">
        <w:t xml:space="preserve"> евреи </w:t>
      </w:r>
      <w:r w:rsidR="002A349A" w:rsidRPr="00B80243">
        <w:t>обяз</w:t>
      </w:r>
      <w:r w:rsidR="00A04FFC" w:rsidRPr="00B80243">
        <w:t xml:space="preserve">ались </w:t>
      </w:r>
      <w:r w:rsidR="002A349A" w:rsidRPr="00B80243">
        <w:t xml:space="preserve">желать </w:t>
      </w:r>
      <w:r w:rsidR="00D125A1" w:rsidRPr="00B80243">
        <w:t>исключительно</w:t>
      </w:r>
      <w:r w:rsidR="002A349A" w:rsidRPr="00B80243">
        <w:t xml:space="preserve"> то, </w:t>
      </w:r>
      <w:del w:id="296" w:author="Alina Pozin" w:date="2025-02-25T22:24:00Z" w16du:dateUtc="2025-02-25T20:24:00Z">
        <w:r w:rsidR="002A349A" w:rsidRPr="00B80243" w:rsidDel="00EE19A0">
          <w:delText xml:space="preserve">что </w:delText>
        </w:r>
      </w:del>
      <w:ins w:id="297" w:author="Alina Pozin" w:date="2025-02-25T22:24:00Z" w16du:dateUtc="2025-02-25T20:24:00Z">
        <w:r w:rsidR="00EE19A0" w:rsidRPr="00B80243">
          <w:t>ч</w:t>
        </w:r>
        <w:r w:rsidR="00EE19A0">
          <w:t>его</w:t>
        </w:r>
        <w:r w:rsidR="00EE19A0" w:rsidRPr="00B80243">
          <w:t xml:space="preserve"> </w:t>
        </w:r>
      </w:ins>
      <w:r w:rsidR="00BE4935" w:rsidRPr="00B80243">
        <w:t>желает</w:t>
      </w:r>
      <w:r w:rsidR="002A349A" w:rsidRPr="00B80243">
        <w:t xml:space="preserve"> Творец, а </w:t>
      </w:r>
      <w:r w:rsidR="00A04FFC" w:rsidRPr="00B80243">
        <w:t>с</w:t>
      </w:r>
      <w:r w:rsidR="00D125A1" w:rsidRPr="00B80243">
        <w:t xml:space="preserve">ловом </w:t>
      </w:r>
      <w:r w:rsidR="002A349A" w:rsidRPr="00B80243">
        <w:t>«сделаем»</w:t>
      </w:r>
      <w:r w:rsidR="00A04FFC" w:rsidRPr="00B80243">
        <w:t xml:space="preserve"> </w:t>
      </w:r>
      <w:r w:rsidR="006475AC" w:rsidRPr="00B80243">
        <w:t>устран</w:t>
      </w:r>
      <w:r w:rsidR="00A04FFC" w:rsidRPr="00B80243">
        <w:t xml:space="preserve">или </w:t>
      </w:r>
      <w:r w:rsidR="00D125A1" w:rsidRPr="00B80243">
        <w:t xml:space="preserve">свое </w:t>
      </w:r>
      <w:r w:rsidR="00E63D56" w:rsidRPr="00B80243">
        <w:t xml:space="preserve">собственное </w:t>
      </w:r>
      <w:r w:rsidR="006475AC" w:rsidRPr="00B80243">
        <w:t>желание полностью</w:t>
      </w:r>
      <w:r w:rsidR="0028544C" w:rsidRPr="00B80243">
        <w:t>, так что оста</w:t>
      </w:r>
      <w:r w:rsidR="00E63D56" w:rsidRPr="00B80243">
        <w:t xml:space="preserve">лось </w:t>
      </w:r>
      <w:r w:rsidR="0028544C" w:rsidRPr="00B80243">
        <w:t xml:space="preserve">одно только действие. </w:t>
      </w:r>
      <w:proofErr w:type="spellStart"/>
      <w:r w:rsidR="00962AB2" w:rsidRPr="00B80243">
        <w:t>Цемах</w:t>
      </w:r>
      <w:proofErr w:type="spellEnd"/>
      <w:r w:rsidR="00962AB2" w:rsidRPr="00B80243">
        <w:t xml:space="preserve"> </w:t>
      </w:r>
      <w:proofErr w:type="spellStart"/>
      <w:r w:rsidR="00962AB2" w:rsidRPr="00B80243">
        <w:t>Цедек</w:t>
      </w:r>
      <w:proofErr w:type="spellEnd"/>
      <w:r w:rsidR="00962AB2" w:rsidRPr="00B80243">
        <w:t xml:space="preserve"> </w:t>
      </w:r>
      <w:r w:rsidR="00874FE5" w:rsidRPr="00B80243">
        <w:t>по</w:t>
      </w:r>
      <w:r w:rsidR="00962AB2" w:rsidRPr="00B80243">
        <w:t>ясняет, что сил</w:t>
      </w:r>
      <w:r w:rsidR="00874FE5" w:rsidRPr="00B80243">
        <w:t>у</w:t>
      </w:r>
      <w:r w:rsidR="00AD28BF" w:rsidRPr="00B80243">
        <w:t xml:space="preserve"> </w:t>
      </w:r>
      <w:r w:rsidR="00874FE5" w:rsidRPr="00B80243">
        <w:t xml:space="preserve">полностью </w:t>
      </w:r>
      <w:r w:rsidR="00962AB2" w:rsidRPr="00B80243">
        <w:t xml:space="preserve">устранить </w:t>
      </w:r>
      <w:r w:rsidR="00AD28BF" w:rsidRPr="00B80243">
        <w:t xml:space="preserve">свое </w:t>
      </w:r>
      <w:r w:rsidR="00857A67" w:rsidRPr="00B80243">
        <w:t xml:space="preserve">желание </w:t>
      </w:r>
      <w:r w:rsidR="00874FE5" w:rsidRPr="00B80243">
        <w:t xml:space="preserve">перед желанием Всевышнего </w:t>
      </w:r>
      <w:r w:rsidR="00AD28BF" w:rsidRPr="00B80243">
        <w:t>человек</w:t>
      </w:r>
      <w:r w:rsidR="00874FE5" w:rsidRPr="00B80243">
        <w:t xml:space="preserve"> получает </w:t>
      </w:r>
      <w:r w:rsidR="00AD28BF" w:rsidRPr="00B80243">
        <w:t xml:space="preserve">от </w:t>
      </w:r>
      <w:r w:rsidR="00813B90" w:rsidRPr="00B80243">
        <w:t xml:space="preserve">очень высокого </w:t>
      </w:r>
      <w:r w:rsidR="00857A67" w:rsidRPr="00B80243">
        <w:t>уровня</w:t>
      </w:r>
      <w:r w:rsidR="00AD28BF" w:rsidRPr="00B80243">
        <w:t xml:space="preserve"> Б-</w:t>
      </w:r>
      <w:proofErr w:type="spellStart"/>
      <w:r w:rsidR="00AD28BF" w:rsidRPr="00B80243">
        <w:t>жественности</w:t>
      </w:r>
      <w:proofErr w:type="spellEnd"/>
      <w:r w:rsidR="00857A67" w:rsidRPr="00B80243">
        <w:t>, называе</w:t>
      </w:r>
      <w:r w:rsidR="002C0811" w:rsidRPr="00B80243">
        <w:t>мого Желание</w:t>
      </w:r>
      <w:r w:rsidR="00C530EA" w:rsidRPr="00B80243">
        <w:t>м</w:t>
      </w:r>
      <w:r w:rsidR="002C0811" w:rsidRPr="00B80243">
        <w:t xml:space="preserve"> </w:t>
      </w:r>
      <w:r w:rsidR="00857A67" w:rsidRPr="00B80243">
        <w:t>желани</w:t>
      </w:r>
      <w:r w:rsidR="00813B90" w:rsidRPr="00B80243">
        <w:t>й</w:t>
      </w:r>
      <w:r w:rsidR="00857A67" w:rsidRPr="00B80243">
        <w:t xml:space="preserve">. </w:t>
      </w:r>
    </w:p>
    <w:p w14:paraId="48FCBCB2" w14:textId="59CFCAF3" w:rsidR="00DE7D82" w:rsidRPr="00B80243" w:rsidRDefault="00C530EA" w:rsidP="00EA453B">
      <w:r w:rsidRPr="00B80243">
        <w:lastRenderedPageBreak/>
        <w:t>Теперь п</w:t>
      </w:r>
      <w:r w:rsidR="00611BE7" w:rsidRPr="00B80243">
        <w:t>е</w:t>
      </w:r>
      <w:r w:rsidRPr="00B80243">
        <w:t xml:space="preserve">рейдем к </w:t>
      </w:r>
      <w:r w:rsidR="00813B90" w:rsidRPr="00B80243">
        <w:t>служени</w:t>
      </w:r>
      <w:r w:rsidRPr="00B80243">
        <w:t xml:space="preserve">ю </w:t>
      </w:r>
      <w:r w:rsidR="00813B90" w:rsidRPr="00B80243">
        <w:t xml:space="preserve">человека. В </w:t>
      </w:r>
      <w:proofErr w:type="spellStart"/>
      <w:r w:rsidR="00813B90" w:rsidRPr="00B80243">
        <w:t>Ликутей</w:t>
      </w:r>
      <w:proofErr w:type="spellEnd"/>
      <w:r w:rsidR="00813B90" w:rsidRPr="00B80243">
        <w:t xml:space="preserve"> Тора</w:t>
      </w:r>
      <w:r w:rsidR="0094056E" w:rsidRPr="00B80243">
        <w:rPr>
          <w:rStyle w:val="af1"/>
        </w:rPr>
        <w:footnoteReference w:id="54"/>
      </w:r>
      <w:r w:rsidR="00813B90" w:rsidRPr="00B80243">
        <w:t xml:space="preserve"> говорится, что есть два вида заповедей. </w:t>
      </w:r>
      <w:r w:rsidR="00F474DF" w:rsidRPr="00B80243">
        <w:t xml:space="preserve">Обычно человек хочет выполнять все заповеди. Заповеди </w:t>
      </w:r>
      <w:del w:id="298" w:author="Alina Pozin" w:date="2025-02-25T22:26:00Z" w16du:dateUtc="2025-02-25T20:26:00Z">
        <w:r w:rsidR="00F474DF" w:rsidRPr="00B80243" w:rsidDel="00EE19A0">
          <w:delText>‒</w:delText>
        </w:r>
      </w:del>
      <w:r w:rsidR="00F474DF" w:rsidRPr="00B80243">
        <w:t xml:space="preserve"> </w:t>
      </w:r>
      <w:del w:id="299" w:author="Alina Pozin" w:date="2025-02-25T22:26:00Z" w16du:dateUtc="2025-02-25T20:26:00Z">
        <w:r w:rsidR="00F474DF" w:rsidRPr="00B80243" w:rsidDel="00EE19A0">
          <w:delText xml:space="preserve">это </w:delText>
        </w:r>
      </w:del>
      <w:ins w:id="300" w:author="Alina Pozin" w:date="2025-02-25T22:26:00Z" w16du:dateUtc="2025-02-25T20:26:00Z">
        <w:r w:rsidR="00EE19A0">
          <w:t>исходят из</w:t>
        </w:r>
        <w:r w:rsidR="00EE19A0" w:rsidRPr="00B80243">
          <w:t xml:space="preserve"> </w:t>
        </w:r>
      </w:ins>
      <w:r w:rsidR="00BB25A6" w:rsidRPr="00B80243">
        <w:t>желани</w:t>
      </w:r>
      <w:ins w:id="301" w:author="Alina Pozin" w:date="2025-02-25T22:26:00Z" w16du:dateUtc="2025-02-25T20:26:00Z">
        <w:r w:rsidR="00EE19A0">
          <w:t>я</w:t>
        </w:r>
      </w:ins>
      <w:del w:id="302" w:author="Alina Pozin" w:date="2025-02-25T22:26:00Z" w16du:dateUtc="2025-02-25T20:26:00Z">
        <w:r w:rsidR="00BB25A6" w:rsidRPr="00B80243" w:rsidDel="00EE19A0">
          <w:delText>е</w:delText>
        </w:r>
      </w:del>
      <w:r w:rsidR="00BB25A6" w:rsidRPr="00B80243">
        <w:t xml:space="preserve"> </w:t>
      </w:r>
      <w:r w:rsidR="00F474DF" w:rsidRPr="00B80243">
        <w:t>Всевышнего, поэтому и в</w:t>
      </w:r>
      <w:r w:rsidR="00BB25A6" w:rsidRPr="00B80243">
        <w:t xml:space="preserve">низу </w:t>
      </w:r>
      <w:r w:rsidR="00F474DF" w:rsidRPr="00B80243">
        <w:t xml:space="preserve">их </w:t>
      </w:r>
      <w:del w:id="303" w:author="Alina Pozin" w:date="2025-02-25T22:26:00Z" w16du:dateUtc="2025-02-25T20:26:00Z">
        <w:r w:rsidR="00F474DF" w:rsidRPr="00B80243" w:rsidDel="00EE19A0">
          <w:delText xml:space="preserve">выполнение </w:delText>
        </w:r>
      </w:del>
      <w:ins w:id="304" w:author="Alina Pozin" w:date="2025-02-25T22:26:00Z" w16du:dateUtc="2025-02-25T20:26:00Z">
        <w:r w:rsidR="00EE19A0">
          <w:t>ис</w:t>
        </w:r>
        <w:r w:rsidR="00EE19A0" w:rsidRPr="00B80243">
          <w:t xml:space="preserve">полнение </w:t>
        </w:r>
      </w:ins>
      <w:r w:rsidR="00F474DF" w:rsidRPr="00B80243">
        <w:t xml:space="preserve">зависит от желания </w:t>
      </w:r>
      <w:r w:rsidR="00BB25A6" w:rsidRPr="00B80243">
        <w:t xml:space="preserve">человека, </w:t>
      </w:r>
      <w:r w:rsidR="00991B00" w:rsidRPr="00B80243">
        <w:t xml:space="preserve">который </w:t>
      </w:r>
      <w:ins w:id="305" w:author="Alina Pozin" w:date="2025-02-25T22:26:00Z" w16du:dateUtc="2025-02-25T20:26:00Z">
        <w:r w:rsidR="00EE19A0">
          <w:t xml:space="preserve">тем самым </w:t>
        </w:r>
      </w:ins>
      <w:del w:id="306" w:author="Alina Pozin" w:date="2025-02-25T22:25:00Z" w16du:dateUtc="2025-02-25T20:25:00Z">
        <w:r w:rsidR="00991B00" w:rsidRPr="00B80243" w:rsidDel="00EE19A0">
          <w:delText xml:space="preserve">тем, что </w:delText>
        </w:r>
        <w:r w:rsidR="00BB25A6" w:rsidRPr="00B80243" w:rsidDel="00EE19A0">
          <w:delText xml:space="preserve">их исполняет, </w:delText>
        </w:r>
      </w:del>
      <w:r w:rsidR="00BB25A6" w:rsidRPr="00B80243">
        <w:t>раскрывает</w:t>
      </w:r>
      <w:r w:rsidR="001C1DE0" w:rsidRPr="00B80243">
        <w:t xml:space="preserve"> Высшее желание. Поэтому </w:t>
      </w:r>
      <w:r w:rsidR="00E457A6" w:rsidRPr="00B80243">
        <w:t xml:space="preserve">перед исполнением заповеди мы </w:t>
      </w:r>
      <w:r w:rsidR="001C1DE0" w:rsidRPr="00B80243">
        <w:t>говори</w:t>
      </w:r>
      <w:r w:rsidR="00E457A6" w:rsidRPr="00B80243">
        <w:t>м</w:t>
      </w:r>
      <w:r w:rsidR="001C1DE0" w:rsidRPr="00B80243">
        <w:t>: «</w:t>
      </w:r>
      <w:r w:rsidR="00E457A6" w:rsidRPr="00B80243">
        <w:t>…</w:t>
      </w:r>
      <w:r w:rsidR="001C1DE0" w:rsidRPr="00B80243">
        <w:t>освятил нас заповедями Твоими</w:t>
      </w:r>
      <w:r w:rsidR="00AC10AC" w:rsidRPr="00B80243">
        <w:t>…</w:t>
      </w:r>
      <w:r w:rsidR="001C1DE0" w:rsidRPr="00B80243">
        <w:t>»</w:t>
      </w:r>
      <w:ins w:id="307" w:author="Alina Pozin" w:date="2025-02-25T22:26:00Z" w16du:dateUtc="2025-02-25T20:26:00Z">
        <w:r w:rsidR="00EE19A0">
          <w:t>.</w:t>
        </w:r>
      </w:ins>
      <w:r w:rsidR="00AC10AC" w:rsidRPr="00B80243">
        <w:t xml:space="preserve"> </w:t>
      </w:r>
    </w:p>
    <w:p w14:paraId="62C077E6" w14:textId="2C8A654E" w:rsidR="00404ED3" w:rsidRPr="00B80243" w:rsidRDefault="00AC10AC" w:rsidP="00EA453B">
      <w:r w:rsidRPr="00B80243">
        <w:t xml:space="preserve">Но есть </w:t>
      </w:r>
      <w:r w:rsidR="00F70A14" w:rsidRPr="00B80243">
        <w:t>заповеди,</w:t>
      </w:r>
      <w:r w:rsidRPr="00B80243">
        <w:t xml:space="preserve"> никак не зависящие от желания человека</w:t>
      </w:r>
      <w:r w:rsidR="00E457A6" w:rsidRPr="00B80243">
        <w:t>. Наоборот</w:t>
      </w:r>
      <w:r w:rsidRPr="00B80243">
        <w:t xml:space="preserve">, </w:t>
      </w:r>
      <w:r w:rsidR="00491E31" w:rsidRPr="00B80243">
        <w:t>их</w:t>
      </w:r>
      <w:r w:rsidR="00F70A14" w:rsidRPr="00B80243">
        <w:t xml:space="preserve"> выполняют</w:t>
      </w:r>
      <w:r w:rsidR="00491E31" w:rsidRPr="00B80243">
        <w:t xml:space="preserve"> </w:t>
      </w:r>
      <w:r w:rsidR="00F70A14" w:rsidRPr="00B80243">
        <w:t>тогда, когда не име</w:t>
      </w:r>
      <w:r w:rsidR="00063DED" w:rsidRPr="00B80243">
        <w:t>ю</w:t>
      </w:r>
      <w:r w:rsidR="00F70A14" w:rsidRPr="00B80243">
        <w:t xml:space="preserve">т такого </w:t>
      </w:r>
      <w:r w:rsidR="00491E31" w:rsidRPr="00B80243">
        <w:t>намерения</w:t>
      </w:r>
      <w:r w:rsidR="00F70A14" w:rsidRPr="00B80243">
        <w:t>.</w:t>
      </w:r>
      <w:r w:rsidR="00491E31" w:rsidRPr="00B80243">
        <w:t xml:space="preserve"> Например, </w:t>
      </w:r>
      <w:r w:rsidR="00682107" w:rsidRPr="00B80243">
        <w:t xml:space="preserve">запрет подобрать </w:t>
      </w:r>
      <w:r w:rsidR="00491E31" w:rsidRPr="00B80243">
        <w:t>забытый сноп</w:t>
      </w:r>
      <w:r w:rsidR="00682107" w:rsidRPr="00B80243">
        <w:t xml:space="preserve"> во время жатвы</w:t>
      </w:r>
      <w:r w:rsidR="008F2830" w:rsidRPr="00B80243">
        <w:t>,</w:t>
      </w:r>
      <w:r w:rsidR="000D1730" w:rsidRPr="00B80243">
        <w:t xml:space="preserve"> ‒ само существование этой заповеди зависит от отсутствия желания ее выполнить. </w:t>
      </w:r>
      <w:r w:rsidR="008F2830" w:rsidRPr="00B80243">
        <w:t>Подобно этому лидер</w:t>
      </w:r>
      <w:r w:rsidR="00B71C93" w:rsidRPr="00B80243">
        <w:t xml:space="preserve"> </w:t>
      </w:r>
      <w:r w:rsidR="00B36AF3" w:rsidRPr="00B80243">
        <w:t xml:space="preserve">не может </w:t>
      </w:r>
      <w:r w:rsidR="00B71C93" w:rsidRPr="00B80243">
        <w:t xml:space="preserve">желать славы </w:t>
      </w:r>
      <w:r w:rsidR="00B36AF3" w:rsidRPr="00B80243">
        <w:t>и уважени</w:t>
      </w:r>
      <w:r w:rsidR="00B71C93" w:rsidRPr="00B80243">
        <w:t>я</w:t>
      </w:r>
      <w:r w:rsidR="008F2830" w:rsidRPr="00B80243">
        <w:t xml:space="preserve">, </w:t>
      </w:r>
      <w:r w:rsidR="00B36AF3" w:rsidRPr="00B80243">
        <w:t xml:space="preserve">потому что </w:t>
      </w:r>
      <w:r w:rsidR="0047326F" w:rsidRPr="00B80243">
        <w:t>«</w:t>
      </w:r>
      <w:r w:rsidR="00EC397C" w:rsidRPr="00B80243">
        <w:t xml:space="preserve">от </w:t>
      </w:r>
      <w:r w:rsidR="0047326F" w:rsidRPr="00B80243">
        <w:t>то</w:t>
      </w:r>
      <w:r w:rsidR="00EC397C" w:rsidRPr="00B80243">
        <w:t>го</w:t>
      </w:r>
      <w:r w:rsidR="0047326F" w:rsidRPr="00B80243">
        <w:t xml:space="preserve">, кто </w:t>
      </w:r>
      <w:r w:rsidR="00EC397C" w:rsidRPr="00B80243">
        <w:t xml:space="preserve">стремится к </w:t>
      </w:r>
      <w:r w:rsidR="0047326F" w:rsidRPr="00B80243">
        <w:t>почет</w:t>
      </w:r>
      <w:r w:rsidR="00EC397C" w:rsidRPr="00B80243">
        <w:t>у</w:t>
      </w:r>
      <w:r w:rsidR="0047326F" w:rsidRPr="00B80243">
        <w:t>, почет убегает»</w:t>
      </w:r>
      <w:r w:rsidR="0047326F" w:rsidRPr="00B80243">
        <w:rPr>
          <w:rStyle w:val="af1"/>
        </w:rPr>
        <w:footnoteReference w:id="55"/>
      </w:r>
      <w:r w:rsidR="0047326F" w:rsidRPr="00B80243">
        <w:t xml:space="preserve">, и </w:t>
      </w:r>
      <w:r w:rsidR="00E81D0F" w:rsidRPr="00B80243">
        <w:t>естественно,</w:t>
      </w:r>
      <w:r w:rsidR="009B1F5A" w:rsidRPr="00B80243">
        <w:t xml:space="preserve"> </w:t>
      </w:r>
      <w:r w:rsidR="00E81D0F" w:rsidRPr="00B80243">
        <w:t xml:space="preserve">что </w:t>
      </w:r>
      <w:r w:rsidR="0047326F" w:rsidRPr="00B80243">
        <w:t xml:space="preserve">такой человек не может </w:t>
      </w:r>
      <w:r w:rsidR="00441EA4" w:rsidRPr="00B80243">
        <w:t xml:space="preserve">стать </w:t>
      </w:r>
      <w:r w:rsidR="00BE12C0" w:rsidRPr="00B80243">
        <w:t>глав</w:t>
      </w:r>
      <w:r w:rsidR="00441EA4" w:rsidRPr="00B80243">
        <w:t xml:space="preserve">ой </w:t>
      </w:r>
      <w:r w:rsidR="00A925C8" w:rsidRPr="00B80243">
        <w:t>народ</w:t>
      </w:r>
      <w:r w:rsidR="00441EA4" w:rsidRPr="00B80243">
        <w:t>а</w:t>
      </w:r>
      <w:r w:rsidR="0047326F" w:rsidRPr="00B80243">
        <w:t>.</w:t>
      </w:r>
      <w:r w:rsidR="000227F7" w:rsidRPr="00B80243">
        <w:t xml:space="preserve"> </w:t>
      </w:r>
      <w:r w:rsidR="009B1F5A" w:rsidRPr="00B80243">
        <w:t>Корень этих заповедей выше желания</w:t>
      </w:r>
      <w:r w:rsidR="004321C1" w:rsidRPr="00B80243">
        <w:t xml:space="preserve"> и называется </w:t>
      </w:r>
      <w:ins w:id="308" w:author="Alina Pozin" w:date="2025-02-25T22:28:00Z" w16du:dateUtc="2025-02-25T20:28:00Z">
        <w:r w:rsidR="003264DC">
          <w:t>«</w:t>
        </w:r>
      </w:ins>
      <w:proofErr w:type="spellStart"/>
      <w:r w:rsidR="004321C1" w:rsidRPr="003264DC">
        <w:rPr>
          <w:i/>
          <w:iCs/>
          <w:rPrChange w:id="309" w:author="Alina Pozin" w:date="2025-02-25T22:29:00Z" w16du:dateUtc="2025-02-25T20:29:00Z">
            <w:rPr/>
          </w:rPrChange>
        </w:rPr>
        <w:t>макиф</w:t>
      </w:r>
      <w:proofErr w:type="spellEnd"/>
      <w:r w:rsidR="004321C1" w:rsidRPr="003264DC">
        <w:rPr>
          <w:i/>
          <w:iCs/>
          <w:rPrChange w:id="310" w:author="Alina Pozin" w:date="2025-02-25T22:29:00Z" w16du:dateUtc="2025-02-25T20:29:00Z">
            <w:rPr/>
          </w:rPrChange>
        </w:rPr>
        <w:t xml:space="preserve"> </w:t>
      </w:r>
      <w:proofErr w:type="spellStart"/>
      <w:r w:rsidR="004321C1" w:rsidRPr="003264DC">
        <w:rPr>
          <w:i/>
          <w:iCs/>
          <w:rPrChange w:id="311" w:author="Alina Pozin" w:date="2025-02-25T22:29:00Z" w16du:dateUtc="2025-02-25T20:29:00Z">
            <w:rPr/>
          </w:rPrChange>
        </w:rPr>
        <w:t>макифа</w:t>
      </w:r>
      <w:proofErr w:type="spellEnd"/>
      <w:ins w:id="312" w:author="Alina Pozin" w:date="2025-02-25T22:28:00Z" w16du:dateUtc="2025-02-25T20:28:00Z">
        <w:r w:rsidR="003264DC">
          <w:t>»</w:t>
        </w:r>
      </w:ins>
      <w:r w:rsidR="004321C1" w:rsidRPr="00B80243">
        <w:t xml:space="preserve">. </w:t>
      </w:r>
    </w:p>
    <w:p w14:paraId="61AD849B" w14:textId="3DCD27A9" w:rsidR="00C034DB" w:rsidRPr="00B80243" w:rsidRDefault="004321C1" w:rsidP="007C279F">
      <w:r w:rsidRPr="00B80243">
        <w:t xml:space="preserve">Такую же разницу мы находим между заповедями и Торой. Все заповеди </w:t>
      </w:r>
      <w:r w:rsidR="00CC692D" w:rsidRPr="00B80243">
        <w:t>в целом</w:t>
      </w:r>
      <w:r w:rsidRPr="00B80243">
        <w:t xml:space="preserve"> называются оде</w:t>
      </w:r>
      <w:r w:rsidR="00BA1B0E" w:rsidRPr="00B80243">
        <w:t xml:space="preserve">ждой </w:t>
      </w:r>
      <w:r w:rsidRPr="00B80243">
        <w:t>для души</w:t>
      </w:r>
      <w:r w:rsidR="00C034DB" w:rsidRPr="00B80243">
        <w:t>. Об этом сказано: «</w:t>
      </w:r>
      <w:proofErr w:type="spellStart"/>
      <w:r w:rsidR="00C034DB" w:rsidRPr="00B80243">
        <w:t>Авраѓам</w:t>
      </w:r>
      <w:proofErr w:type="spellEnd"/>
      <w:r w:rsidR="00C034DB" w:rsidRPr="00B80243">
        <w:t xml:space="preserve"> состарился, вошел в дни»</w:t>
      </w:r>
      <w:r w:rsidR="005B3892" w:rsidRPr="00B80243">
        <w:rPr>
          <w:rStyle w:val="af1"/>
        </w:rPr>
        <w:footnoteReference w:id="56"/>
      </w:r>
      <w:r w:rsidR="00305ECC" w:rsidRPr="00B80243">
        <w:t xml:space="preserve">. Слова </w:t>
      </w:r>
      <w:r w:rsidR="00EF534E" w:rsidRPr="00B80243">
        <w:t xml:space="preserve">«вошел в дни» </w:t>
      </w:r>
      <w:r w:rsidR="00305ECC" w:rsidRPr="00B80243">
        <w:t xml:space="preserve">толкуются </w:t>
      </w:r>
      <w:ins w:id="313" w:author="Alina Pozin" w:date="2025-02-25T22:29:00Z" w16du:dateUtc="2025-02-25T20:29:00Z">
        <w:r w:rsidR="005E02EB">
          <w:t xml:space="preserve">как </w:t>
        </w:r>
      </w:ins>
      <w:r w:rsidR="00EF534E" w:rsidRPr="00B80243">
        <w:t>«</w:t>
      </w:r>
      <w:del w:id="314" w:author="Alina Pozin" w:date="2025-02-25T22:29:00Z" w16du:dateUtc="2025-02-25T20:29:00Z">
        <w:r w:rsidR="00C034DB" w:rsidRPr="00B80243" w:rsidDel="005E02EB">
          <w:delText>о</w:delText>
        </w:r>
        <w:r w:rsidR="00BA1B0E" w:rsidRPr="00B80243" w:rsidDel="005E02EB">
          <w:delText xml:space="preserve">делся </w:delText>
        </w:r>
      </w:del>
      <w:ins w:id="315" w:author="Alina Pozin" w:date="2025-02-25T22:29:00Z" w16du:dateUtc="2025-02-25T20:29:00Z">
        <w:r w:rsidR="005E02EB" w:rsidRPr="00B80243">
          <w:t>о</w:t>
        </w:r>
        <w:r w:rsidR="005E02EB">
          <w:t>блачился</w:t>
        </w:r>
        <w:r w:rsidR="005E02EB" w:rsidRPr="00B80243">
          <w:t xml:space="preserve"> </w:t>
        </w:r>
      </w:ins>
      <w:r w:rsidR="00C034DB" w:rsidRPr="00B80243">
        <w:t>в заповеди</w:t>
      </w:r>
      <w:r w:rsidR="00EF534E" w:rsidRPr="00B80243">
        <w:t xml:space="preserve">», в смысле </w:t>
      </w:r>
      <w:r w:rsidR="005B3892" w:rsidRPr="00B80243">
        <w:t>исполнил их все до одной</w:t>
      </w:r>
      <w:r w:rsidR="005B3892" w:rsidRPr="00B80243">
        <w:rPr>
          <w:rStyle w:val="af1"/>
        </w:rPr>
        <w:footnoteReference w:id="57"/>
      </w:r>
      <w:r w:rsidR="005B3892" w:rsidRPr="00B80243">
        <w:t xml:space="preserve">. </w:t>
      </w:r>
      <w:r w:rsidRPr="00B80243">
        <w:t xml:space="preserve"> </w:t>
      </w:r>
      <w:r w:rsidR="007C279F" w:rsidRPr="00B80243">
        <w:t>А</w:t>
      </w:r>
      <w:r w:rsidR="00CC692D" w:rsidRPr="00B80243">
        <w:t xml:space="preserve"> Тора называется дом</w:t>
      </w:r>
      <w:ins w:id="316" w:author="Alina Pozin" w:date="2025-02-25T22:30:00Z" w16du:dateUtc="2025-02-25T20:30:00Z">
        <w:r w:rsidR="005E02EB">
          <w:t>ом</w:t>
        </w:r>
      </w:ins>
      <w:r w:rsidR="00CC692D" w:rsidRPr="00B80243">
        <w:t xml:space="preserve">. </w:t>
      </w:r>
    </w:p>
    <w:p w14:paraId="4EA85B51" w14:textId="2B3249D7" w:rsidR="00435DD7" w:rsidRPr="00B80243" w:rsidRDefault="00CC692D" w:rsidP="003B00C2">
      <w:r w:rsidRPr="00B80243">
        <w:t xml:space="preserve">В серии </w:t>
      </w:r>
      <w:proofErr w:type="spellStart"/>
      <w:r w:rsidR="00134F26" w:rsidRPr="00B80243">
        <w:t>Маим</w:t>
      </w:r>
      <w:proofErr w:type="spellEnd"/>
      <w:r w:rsidR="00134F26" w:rsidRPr="00B80243">
        <w:t xml:space="preserve"> </w:t>
      </w:r>
      <w:proofErr w:type="spellStart"/>
      <w:r w:rsidR="00134F26" w:rsidRPr="00B80243">
        <w:t>рабим</w:t>
      </w:r>
      <w:proofErr w:type="spellEnd"/>
      <w:r w:rsidR="00134F26" w:rsidRPr="00B80243">
        <w:rPr>
          <w:rStyle w:val="af1"/>
        </w:rPr>
        <w:footnoteReference w:id="58"/>
      </w:r>
      <w:r w:rsidR="00134F26" w:rsidRPr="00B80243">
        <w:t xml:space="preserve"> объясняется, что дом оберегает человека </w:t>
      </w:r>
      <w:r w:rsidR="007C279F" w:rsidRPr="00B80243">
        <w:t>и спасает от холода и дождей</w:t>
      </w:r>
      <w:r w:rsidR="00BA1B0E" w:rsidRPr="00B80243">
        <w:t xml:space="preserve">, также </w:t>
      </w:r>
      <w:ins w:id="317" w:author="Alina Pozin" w:date="2025-02-25T22:30:00Z" w16du:dateUtc="2025-02-25T20:30:00Z">
        <w:r w:rsidR="005E02EB">
          <w:t xml:space="preserve">и </w:t>
        </w:r>
      </w:ins>
      <w:r w:rsidR="00BA1B0E" w:rsidRPr="00B80243">
        <w:t>одежда сохраняется именно в</w:t>
      </w:r>
      <w:r w:rsidR="00D76329" w:rsidRPr="00B80243">
        <w:t>нутри</w:t>
      </w:r>
      <w:r w:rsidR="00BA1B0E" w:rsidRPr="00B80243">
        <w:t xml:space="preserve"> дом</w:t>
      </w:r>
      <w:r w:rsidR="00D76329" w:rsidRPr="00B80243">
        <w:t>а</w:t>
      </w:r>
      <w:r w:rsidR="00BA1B0E" w:rsidRPr="00B80243">
        <w:t xml:space="preserve">. </w:t>
      </w:r>
      <w:r w:rsidR="00E00E78" w:rsidRPr="00B80243">
        <w:t xml:space="preserve">Поэтому </w:t>
      </w:r>
      <w:r w:rsidR="00B36E78" w:rsidRPr="00B80243">
        <w:t>Тора</w:t>
      </w:r>
      <w:r w:rsidR="00E00E78" w:rsidRPr="00B80243">
        <w:t xml:space="preserve"> </w:t>
      </w:r>
      <w:r w:rsidR="003B00C2" w:rsidRPr="00B80243">
        <w:t>о</w:t>
      </w:r>
      <w:r w:rsidR="00387F68" w:rsidRPr="00B80243">
        <w:t>беспечивает со</w:t>
      </w:r>
      <w:r w:rsidR="003B00C2" w:rsidRPr="00B80243">
        <w:t>хран</w:t>
      </w:r>
      <w:r w:rsidR="00387F68" w:rsidRPr="00B80243">
        <w:t xml:space="preserve">ность </w:t>
      </w:r>
      <w:r w:rsidR="003B00C2" w:rsidRPr="00B80243">
        <w:t xml:space="preserve">заповедей. </w:t>
      </w:r>
    </w:p>
    <w:p w14:paraId="7866CA2F" w14:textId="4D539E92" w:rsidR="004321C1" w:rsidRPr="00B80243" w:rsidRDefault="00435DD7" w:rsidP="00EA453B">
      <w:r w:rsidRPr="00B80243">
        <w:t>Из всего этого п</w:t>
      </w:r>
      <w:r w:rsidR="00486338" w:rsidRPr="00B80243">
        <w:t xml:space="preserve">роясняется </w:t>
      </w:r>
      <w:r w:rsidRPr="00B80243">
        <w:t xml:space="preserve">смысл </w:t>
      </w:r>
      <w:ins w:id="318" w:author="Alina Pozin" w:date="2025-02-25T22:30:00Z" w16du:dateUtc="2025-02-25T20:30:00Z">
        <w:r w:rsidR="005E02EB">
          <w:t>«</w:t>
        </w:r>
      </w:ins>
      <w:del w:id="319" w:author="Alina Pozin" w:date="2025-02-25T22:30:00Z" w16du:dateUtc="2025-02-25T20:30:00Z">
        <w:r w:rsidRPr="00B80243" w:rsidDel="005E02EB">
          <w:delText>далек</w:delText>
        </w:r>
        <w:r w:rsidR="00276393" w:rsidRPr="00B80243" w:rsidDel="005E02EB">
          <w:delText xml:space="preserve">ого </w:delText>
        </w:r>
      </w:del>
      <w:ins w:id="320" w:author="Alina Pozin" w:date="2025-02-25T22:30:00Z" w16du:dateUtc="2025-02-25T20:30:00Z">
        <w:r w:rsidR="005E02EB" w:rsidRPr="00B80243">
          <w:t>дал</w:t>
        </w:r>
        <w:r w:rsidR="005E02EB">
          <w:t>ьнего</w:t>
        </w:r>
        <w:r w:rsidR="005E02EB" w:rsidRPr="00B80243">
          <w:t xml:space="preserve"> </w:t>
        </w:r>
      </w:ins>
      <w:proofErr w:type="spellStart"/>
      <w:r w:rsidRPr="005E02EB">
        <w:rPr>
          <w:i/>
          <w:iCs/>
          <w:rPrChange w:id="321" w:author="Alina Pozin" w:date="2025-02-25T22:30:00Z" w16du:dateUtc="2025-02-25T20:30:00Z">
            <w:rPr/>
          </w:rPrChange>
        </w:rPr>
        <w:t>макиф</w:t>
      </w:r>
      <w:r w:rsidR="00276393" w:rsidRPr="005E02EB">
        <w:rPr>
          <w:i/>
          <w:iCs/>
          <w:rPrChange w:id="322" w:author="Alina Pozin" w:date="2025-02-25T22:30:00Z" w16du:dateUtc="2025-02-25T20:30:00Z">
            <w:rPr/>
          </w:rPrChange>
        </w:rPr>
        <w:t>а</w:t>
      </w:r>
      <w:proofErr w:type="spellEnd"/>
      <w:ins w:id="323" w:author="Alina Pozin" w:date="2025-02-25T22:30:00Z" w16du:dateUtc="2025-02-25T20:30:00Z">
        <w:r w:rsidR="005E02EB">
          <w:t>»</w:t>
        </w:r>
      </w:ins>
      <w:r w:rsidR="00544CE7" w:rsidRPr="00B80243">
        <w:t xml:space="preserve"> ‒ </w:t>
      </w:r>
      <w:r w:rsidR="002B4F24" w:rsidRPr="00B80243">
        <w:t>эт</w:t>
      </w:r>
      <w:r w:rsidR="00544CE7" w:rsidRPr="00B80243">
        <w:t>о</w:t>
      </w:r>
      <w:r w:rsidR="002B4F24" w:rsidRPr="00B80243">
        <w:t xml:space="preserve"> то, что</w:t>
      </w:r>
      <w:ins w:id="324" w:author="Alina Pozin" w:date="2025-02-25T22:31:00Z" w16du:dateUtc="2025-02-25T20:31:00Z">
        <w:r w:rsidR="005E02EB">
          <w:t>,</w:t>
        </w:r>
      </w:ins>
      <w:r w:rsidR="00486338" w:rsidRPr="00B80243">
        <w:t xml:space="preserve"> </w:t>
      </w:r>
      <w:del w:id="325" w:author="Alina Pozin" w:date="2025-02-25T22:31:00Z" w16du:dateUtc="2025-02-25T20:31:00Z">
        <w:r w:rsidR="00486338" w:rsidRPr="00B80243" w:rsidDel="005E02EB">
          <w:delText>хотя</w:delText>
        </w:r>
        <w:r w:rsidR="00544CE7" w:rsidRPr="00B80243" w:rsidDel="005E02EB">
          <w:delText xml:space="preserve"> находится</w:delText>
        </w:r>
      </w:del>
      <w:ins w:id="326" w:author="Alina Pozin" w:date="2025-02-25T22:31:00Z" w16du:dateUtc="2025-02-25T20:31:00Z">
        <w:r w:rsidR="005E02EB">
          <w:t>даже находясь</w:t>
        </w:r>
      </w:ins>
      <w:r w:rsidR="00544CE7" w:rsidRPr="00B80243">
        <w:t xml:space="preserve"> </w:t>
      </w:r>
      <w:ins w:id="327" w:author="Alina Pozin" w:date="2025-02-25T22:31:00Z" w16du:dateUtc="2025-02-25T20:31:00Z">
        <w:r w:rsidR="005E02EB" w:rsidRPr="00B80243">
          <w:t xml:space="preserve">далеко </w:t>
        </w:r>
      </w:ins>
      <w:r w:rsidR="00544CE7" w:rsidRPr="00B80243">
        <w:t>от человека</w:t>
      </w:r>
      <w:del w:id="328" w:author="Alina Pozin" w:date="2025-02-25T22:31:00Z" w16du:dateUtc="2025-02-25T20:31:00Z">
        <w:r w:rsidR="00276393" w:rsidRPr="00B80243" w:rsidDel="005E02EB">
          <w:delText xml:space="preserve"> далеко</w:delText>
        </w:r>
      </w:del>
      <w:r w:rsidR="00544CE7" w:rsidRPr="00B80243">
        <w:t xml:space="preserve">, окружает </w:t>
      </w:r>
      <w:r w:rsidR="00D740C0" w:rsidRPr="00B80243">
        <w:t xml:space="preserve">его </w:t>
      </w:r>
      <w:r w:rsidR="00544CE7" w:rsidRPr="00B80243">
        <w:t>и воздействует</w:t>
      </w:r>
      <w:r w:rsidR="00D740C0" w:rsidRPr="00B80243">
        <w:t xml:space="preserve"> на него</w:t>
      </w:r>
      <w:r w:rsidR="00E66760" w:rsidRPr="00B80243">
        <w:t xml:space="preserve">, </w:t>
      </w:r>
      <w:ins w:id="329" w:author="Alina Pozin" w:date="2025-02-25T22:32:00Z" w16du:dateUtc="2025-02-25T20:32:00Z">
        <w:r w:rsidR="005E02EB">
          <w:t>хотя и</w:t>
        </w:r>
      </w:ins>
      <w:del w:id="330" w:author="Alina Pozin" w:date="2025-02-25T22:32:00Z" w16du:dateUtc="2025-02-25T20:32:00Z">
        <w:r w:rsidR="00E66760" w:rsidRPr="00B80243" w:rsidDel="005E02EB">
          <w:delText>только</w:delText>
        </w:r>
      </w:del>
      <w:r w:rsidR="00E66760" w:rsidRPr="00B80243">
        <w:t xml:space="preserve"> не</w:t>
      </w:r>
      <w:r w:rsidR="00A12725" w:rsidRPr="00B80243">
        <w:t xml:space="preserve">ощутимым для него </w:t>
      </w:r>
      <w:r w:rsidR="00E66760" w:rsidRPr="00B80243">
        <w:t xml:space="preserve">образом. </w:t>
      </w:r>
      <w:r w:rsidR="005E2D7C" w:rsidRPr="00B80243">
        <w:t xml:space="preserve">В примере с </w:t>
      </w:r>
      <w:del w:id="331" w:author="Alina Pozin" w:date="2025-02-25T22:33:00Z" w16du:dateUtc="2025-02-25T20:33:00Z">
        <w:r w:rsidR="005E2D7C" w:rsidRPr="00B80243" w:rsidDel="005E02EB">
          <w:delText xml:space="preserve">мудрецом </w:delText>
        </w:r>
      </w:del>
      <w:ins w:id="332" w:author="Alina Pozin" w:date="2025-02-25T22:33:00Z" w16du:dateUtc="2025-02-25T20:33:00Z">
        <w:r w:rsidR="005E02EB">
          <w:t>наставником</w:t>
        </w:r>
        <w:r w:rsidR="005E02EB" w:rsidRPr="00B80243">
          <w:t xml:space="preserve"> </w:t>
        </w:r>
      </w:ins>
      <w:r w:rsidR="005E2D7C" w:rsidRPr="00B80243">
        <w:t xml:space="preserve">и учеником </w:t>
      </w:r>
      <w:r w:rsidR="006B18C9" w:rsidRPr="00B80243">
        <w:t xml:space="preserve">‒ это смыслы, до которых сам ученик никогда не дойдет. </w:t>
      </w:r>
      <w:ins w:id="333" w:author="Alina Pozin" w:date="2025-02-25T22:31:00Z" w16du:dateUtc="2025-02-25T20:31:00Z">
        <w:r w:rsidR="005E02EB">
          <w:t xml:space="preserve"> </w:t>
        </w:r>
      </w:ins>
      <w:r w:rsidR="006B18C9" w:rsidRPr="00B80243">
        <w:t xml:space="preserve">Есть смыслы, которые он не схватывает сразу, но </w:t>
      </w:r>
      <w:r w:rsidR="00492A34" w:rsidRPr="00B80243">
        <w:t>ч</w:t>
      </w:r>
      <w:r w:rsidR="006F4B8D" w:rsidRPr="00B80243">
        <w:t>ув</w:t>
      </w:r>
      <w:r w:rsidR="00492A34" w:rsidRPr="00B80243">
        <w:t>ствует</w:t>
      </w:r>
      <w:r w:rsidR="006B18C9" w:rsidRPr="00B80243">
        <w:t xml:space="preserve">, что они </w:t>
      </w:r>
      <w:r w:rsidR="009F18BD" w:rsidRPr="00B80243">
        <w:t>имеются</w:t>
      </w:r>
      <w:r w:rsidR="00492A34" w:rsidRPr="00B80243">
        <w:t>, и п</w:t>
      </w:r>
      <w:r w:rsidR="00276393" w:rsidRPr="00B80243">
        <w:t>о</w:t>
      </w:r>
      <w:r w:rsidR="00492A34" w:rsidRPr="00B80243">
        <w:t xml:space="preserve">тому </w:t>
      </w:r>
      <w:r w:rsidR="008A5742" w:rsidRPr="00B80243">
        <w:t xml:space="preserve">он </w:t>
      </w:r>
      <w:r w:rsidR="00492A34" w:rsidRPr="00B80243">
        <w:t>когда-нибудь до них доберется</w:t>
      </w:r>
      <w:r w:rsidR="008A5742" w:rsidRPr="00B80243">
        <w:t xml:space="preserve"> (</w:t>
      </w:r>
      <w:ins w:id="334" w:author="Alina Pozin" w:date="2025-02-25T22:33:00Z" w16du:dateUtc="2025-02-25T20:33:00Z">
        <w:r w:rsidR="005E02EB">
          <w:t>«</w:t>
        </w:r>
      </w:ins>
      <w:del w:id="335" w:author="Alina Pozin" w:date="2025-02-25T22:33:00Z" w16du:dateUtc="2025-02-25T20:33:00Z">
        <w:r w:rsidR="008A5742" w:rsidRPr="00B80243" w:rsidDel="005E02EB">
          <w:delText xml:space="preserve">близкий </w:delText>
        </w:r>
      </w:del>
      <w:ins w:id="336" w:author="Alina Pozin" w:date="2025-02-25T22:33:00Z" w16du:dateUtc="2025-02-25T20:33:00Z">
        <w:r w:rsidR="005E02EB" w:rsidRPr="00B80243">
          <w:t>бли</w:t>
        </w:r>
        <w:r w:rsidR="005E02EB">
          <w:t>жн</w:t>
        </w:r>
        <w:r w:rsidR="005E02EB" w:rsidRPr="00B80243">
          <w:t xml:space="preserve">ий </w:t>
        </w:r>
      </w:ins>
      <w:proofErr w:type="spellStart"/>
      <w:r w:rsidR="008A5742" w:rsidRPr="005E02EB">
        <w:rPr>
          <w:i/>
          <w:iCs/>
          <w:rPrChange w:id="337" w:author="Alina Pozin" w:date="2025-02-25T22:33:00Z" w16du:dateUtc="2025-02-25T20:33:00Z">
            <w:rPr/>
          </w:rPrChange>
        </w:rPr>
        <w:t>макиф</w:t>
      </w:r>
      <w:proofErr w:type="spellEnd"/>
      <w:ins w:id="338" w:author="Alina Pozin" w:date="2025-02-25T22:33:00Z" w16du:dateUtc="2025-02-25T20:33:00Z">
        <w:r w:rsidR="005E02EB">
          <w:t>»</w:t>
        </w:r>
      </w:ins>
      <w:r w:rsidR="008A5742" w:rsidRPr="00B80243">
        <w:t>)</w:t>
      </w:r>
      <w:r w:rsidR="00A30516" w:rsidRPr="00B80243">
        <w:t>. А</w:t>
      </w:r>
      <w:r w:rsidR="00276393" w:rsidRPr="00B80243">
        <w:t xml:space="preserve"> есть </w:t>
      </w:r>
      <w:r w:rsidR="00492A34" w:rsidRPr="00B80243">
        <w:t>смыслы</w:t>
      </w:r>
      <w:r w:rsidR="00276393" w:rsidRPr="00B80243">
        <w:t>, которые</w:t>
      </w:r>
      <w:r w:rsidR="00492A34" w:rsidRPr="00B80243">
        <w:t xml:space="preserve"> </w:t>
      </w:r>
      <w:r w:rsidR="00273DE3" w:rsidRPr="00B80243">
        <w:t xml:space="preserve">скрыты от него полностью, </w:t>
      </w:r>
      <w:r w:rsidR="00492A34" w:rsidRPr="00B80243">
        <w:t xml:space="preserve">он </w:t>
      </w:r>
      <w:r w:rsidR="00844F44" w:rsidRPr="00B80243">
        <w:t>не видит</w:t>
      </w:r>
      <w:ins w:id="339" w:author="Alina Pozin" w:date="2025-02-25T22:34:00Z" w16du:dateUtc="2025-02-25T20:34:00Z">
        <w:r w:rsidR="005E02EB">
          <w:t xml:space="preserve"> и</w:t>
        </w:r>
      </w:ins>
      <w:del w:id="340" w:author="Alina Pozin" w:date="2025-02-25T22:34:00Z" w16du:dateUtc="2025-02-25T20:34:00Z">
        <w:r w:rsidR="004E7FB2" w:rsidRPr="00B80243" w:rsidDel="005E02EB">
          <w:delText>,</w:delText>
        </w:r>
      </w:del>
      <w:r w:rsidR="004E7FB2" w:rsidRPr="00B80243">
        <w:t xml:space="preserve"> </w:t>
      </w:r>
      <w:r w:rsidR="00492A34" w:rsidRPr="00B80243">
        <w:t>не чувствует, что они</w:t>
      </w:r>
      <w:r w:rsidR="00273DE3" w:rsidRPr="00B80243">
        <w:t xml:space="preserve"> есть, </w:t>
      </w:r>
      <w:r w:rsidR="00D92CD7" w:rsidRPr="00B80243">
        <w:t xml:space="preserve">не </w:t>
      </w:r>
      <w:r w:rsidR="00DA0F2E" w:rsidRPr="00B80243">
        <w:t>зна</w:t>
      </w:r>
      <w:r w:rsidR="00D92CD7" w:rsidRPr="00B80243">
        <w:t>ет</w:t>
      </w:r>
      <w:r w:rsidR="00844F44" w:rsidRPr="00B80243">
        <w:t xml:space="preserve">, </w:t>
      </w:r>
      <w:r w:rsidR="00D92CD7" w:rsidRPr="00B80243">
        <w:t xml:space="preserve">что что-то </w:t>
      </w:r>
      <w:r w:rsidR="00844F44" w:rsidRPr="00B80243">
        <w:t>оста</w:t>
      </w:r>
      <w:r w:rsidR="00D92CD7" w:rsidRPr="00B80243">
        <w:t xml:space="preserve">лось </w:t>
      </w:r>
      <w:r w:rsidR="00844F44" w:rsidRPr="00B80243">
        <w:t>за пределами его понимания</w:t>
      </w:r>
      <w:r w:rsidR="00DA0F2E" w:rsidRPr="00B80243">
        <w:t xml:space="preserve">, потому что это знание </w:t>
      </w:r>
      <w:ins w:id="341" w:author="Alina Pozin" w:date="2025-02-25T22:34:00Z" w16du:dateUtc="2025-02-25T20:34:00Z">
        <w:r w:rsidR="005E02EB">
          <w:t xml:space="preserve">слишком </w:t>
        </w:r>
      </w:ins>
      <w:del w:id="342" w:author="Alina Pozin" w:date="2025-02-25T22:34:00Z" w16du:dateUtc="2025-02-25T20:34:00Z">
        <w:r w:rsidR="00DA0F2E" w:rsidRPr="00B80243" w:rsidDel="005E02EB">
          <w:delText xml:space="preserve">от него </w:delText>
        </w:r>
      </w:del>
      <w:r w:rsidR="00DA0F2E" w:rsidRPr="00B80243">
        <w:t xml:space="preserve">далеко </w:t>
      </w:r>
      <w:ins w:id="343" w:author="Alina Pozin" w:date="2025-02-25T22:34:00Z" w16du:dateUtc="2025-02-25T20:34:00Z">
        <w:r w:rsidR="005E02EB" w:rsidRPr="00B80243">
          <w:t xml:space="preserve">от него </w:t>
        </w:r>
      </w:ins>
      <w:r w:rsidR="00DA0F2E" w:rsidRPr="00B80243">
        <w:t>(</w:t>
      </w:r>
      <w:ins w:id="344" w:author="Alina Pozin" w:date="2025-02-25T22:34:00Z" w16du:dateUtc="2025-02-25T20:34:00Z">
        <w:r w:rsidR="005E02EB">
          <w:t>«</w:t>
        </w:r>
      </w:ins>
      <w:del w:id="345" w:author="Alina Pozin" w:date="2025-02-25T22:34:00Z" w16du:dateUtc="2025-02-25T20:34:00Z">
        <w:r w:rsidR="00DA0F2E" w:rsidRPr="00B80243" w:rsidDel="005E02EB">
          <w:delText xml:space="preserve">далекий </w:delText>
        </w:r>
      </w:del>
      <w:ins w:id="346" w:author="Alina Pozin" w:date="2025-02-25T22:34:00Z" w16du:dateUtc="2025-02-25T20:34:00Z">
        <w:r w:rsidR="005E02EB" w:rsidRPr="00B80243">
          <w:t>дал</w:t>
        </w:r>
        <w:r w:rsidR="005E02EB">
          <w:t>ьн</w:t>
        </w:r>
        <w:r w:rsidR="005E02EB" w:rsidRPr="00B80243">
          <w:t xml:space="preserve">ий </w:t>
        </w:r>
      </w:ins>
      <w:proofErr w:type="spellStart"/>
      <w:r w:rsidR="00DA0F2E" w:rsidRPr="005E02EB">
        <w:rPr>
          <w:i/>
          <w:iCs/>
          <w:rPrChange w:id="347" w:author="Alina Pozin" w:date="2025-02-25T22:34:00Z" w16du:dateUtc="2025-02-25T20:34:00Z">
            <w:rPr/>
          </w:rPrChange>
        </w:rPr>
        <w:t>макиф</w:t>
      </w:r>
      <w:proofErr w:type="spellEnd"/>
      <w:ins w:id="348" w:author="Alina Pozin" w:date="2025-02-25T22:34:00Z" w16du:dateUtc="2025-02-25T20:34:00Z">
        <w:r w:rsidR="005E02EB">
          <w:t>»</w:t>
        </w:r>
      </w:ins>
      <w:r w:rsidR="00DA0F2E" w:rsidRPr="00B80243">
        <w:t>)</w:t>
      </w:r>
      <w:r w:rsidR="00D42661" w:rsidRPr="00B80243">
        <w:t>.</w:t>
      </w:r>
      <w:r w:rsidR="00844F44" w:rsidRPr="00B80243">
        <w:t xml:space="preserve"> </w:t>
      </w:r>
    </w:p>
    <w:p w14:paraId="19446103" w14:textId="276A505E" w:rsidR="008A5742" w:rsidRPr="00B80243" w:rsidRDefault="008A5742" w:rsidP="008A5742">
      <w:pPr>
        <w:pStyle w:val="2"/>
      </w:pPr>
      <w:r w:rsidRPr="00B80243">
        <w:t>Глава 5</w:t>
      </w:r>
    </w:p>
    <w:p w14:paraId="59BF550A" w14:textId="5475FF27" w:rsidR="00821E88" w:rsidRPr="00B80243" w:rsidRDefault="008A5742" w:rsidP="00694CDB">
      <w:r w:rsidRPr="00B80243">
        <w:t xml:space="preserve">Рабби Йосеф-Ицхак продолжает: </w:t>
      </w:r>
      <w:r w:rsidR="0039446F" w:rsidRPr="00B80243">
        <w:t xml:space="preserve">смыслы </w:t>
      </w:r>
      <w:del w:id="349" w:author="Alina Pozin" w:date="2025-02-25T22:35:00Z" w16du:dateUtc="2025-02-25T20:35:00Z">
        <w:r w:rsidR="0039446F" w:rsidRPr="00B80243" w:rsidDel="00F662D2">
          <w:delText xml:space="preserve">в качестве </w:delText>
        </w:r>
      </w:del>
      <w:ins w:id="350" w:author="Alina Pozin" w:date="2025-02-25T22:35:00Z" w16du:dateUtc="2025-02-25T20:35:00Z">
        <w:r w:rsidR="00F662D2">
          <w:t>«</w:t>
        </w:r>
      </w:ins>
      <w:del w:id="351" w:author="Alina Pozin" w:date="2025-02-25T22:35:00Z" w16du:dateUtc="2025-02-25T20:35:00Z">
        <w:r w:rsidR="0039446F" w:rsidRPr="00B80243" w:rsidDel="00F662D2">
          <w:delText xml:space="preserve">далекого </w:delText>
        </w:r>
      </w:del>
      <w:ins w:id="352" w:author="Alina Pozin" w:date="2025-02-25T22:35:00Z" w16du:dateUtc="2025-02-25T20:35:00Z">
        <w:r w:rsidR="00F662D2" w:rsidRPr="00B80243">
          <w:t>дал</w:t>
        </w:r>
        <w:r w:rsidR="00F662D2">
          <w:t>ьне</w:t>
        </w:r>
        <w:r w:rsidR="00F662D2" w:rsidRPr="00B80243">
          <w:t xml:space="preserve">го </w:t>
        </w:r>
      </w:ins>
      <w:proofErr w:type="spellStart"/>
      <w:r w:rsidR="0039446F" w:rsidRPr="00F662D2">
        <w:rPr>
          <w:i/>
          <w:iCs/>
          <w:rPrChange w:id="353" w:author="Alina Pozin" w:date="2025-02-25T22:35:00Z" w16du:dateUtc="2025-02-25T20:35:00Z">
            <w:rPr/>
          </w:rPrChange>
        </w:rPr>
        <w:t>макифа</w:t>
      </w:r>
      <w:proofErr w:type="spellEnd"/>
      <w:ins w:id="354" w:author="Alina Pozin" w:date="2025-02-25T22:35:00Z" w16du:dateUtc="2025-02-25T20:35:00Z">
        <w:r w:rsidR="00F662D2">
          <w:t>»</w:t>
        </w:r>
      </w:ins>
      <w:r w:rsidR="0039446F" w:rsidRPr="00B80243">
        <w:t xml:space="preserve"> приходят к ученику </w:t>
      </w:r>
      <w:r w:rsidR="00C36F41" w:rsidRPr="00B80243">
        <w:t xml:space="preserve">в облачении </w:t>
      </w:r>
      <w:r w:rsidR="000753C7" w:rsidRPr="00B80243">
        <w:t>скрывающи</w:t>
      </w:r>
      <w:r w:rsidR="00C36F41" w:rsidRPr="00B80243">
        <w:t>х</w:t>
      </w:r>
      <w:r w:rsidR="000753C7" w:rsidRPr="00B80243">
        <w:t xml:space="preserve"> одежд, </w:t>
      </w:r>
      <w:r w:rsidR="00F24B06" w:rsidRPr="00B80243">
        <w:t xml:space="preserve">каковыми являются, например, </w:t>
      </w:r>
      <w:r w:rsidR="0039446F" w:rsidRPr="00B80243">
        <w:t xml:space="preserve">притчи и </w:t>
      </w:r>
      <w:r w:rsidR="0006674B" w:rsidRPr="00B80243">
        <w:t>загадки.</w:t>
      </w:r>
      <w:r w:rsidR="00F24B06" w:rsidRPr="00B80243">
        <w:t xml:space="preserve"> По </w:t>
      </w:r>
      <w:r w:rsidR="00262BB7" w:rsidRPr="00B80243">
        <w:t xml:space="preserve">притчам </w:t>
      </w:r>
      <w:r w:rsidR="00F24B06" w:rsidRPr="00B80243">
        <w:t>не видно и не</w:t>
      </w:r>
      <w:del w:id="355" w:author="Alina Pozin" w:date="2025-02-25T22:35:00Z" w16du:dateUtc="2025-02-25T20:35:00Z">
        <w:r w:rsidR="00F24B06" w:rsidRPr="00B80243" w:rsidDel="00F662D2">
          <w:delText xml:space="preserve"> </w:delText>
        </w:r>
      </w:del>
      <w:r w:rsidR="00F24B06" w:rsidRPr="00B80243">
        <w:t xml:space="preserve">понятно, что </w:t>
      </w:r>
      <w:r w:rsidR="00262BB7" w:rsidRPr="00B80243">
        <w:t xml:space="preserve">они содержат </w:t>
      </w:r>
      <w:r w:rsidR="00F24B06" w:rsidRPr="00B80243">
        <w:t>глубок</w:t>
      </w:r>
      <w:r w:rsidR="00262BB7" w:rsidRPr="00B80243">
        <w:t xml:space="preserve">ую </w:t>
      </w:r>
      <w:r w:rsidR="00F24B06" w:rsidRPr="00B80243">
        <w:t>мудрость</w:t>
      </w:r>
      <w:r w:rsidR="00DC4B9E" w:rsidRPr="00B80243">
        <w:t xml:space="preserve">, </w:t>
      </w:r>
      <w:ins w:id="356" w:author="Alina Pozin" w:date="2025-02-25T22:36:00Z" w16du:dateUtc="2025-02-25T20:36:00Z">
        <w:r w:rsidR="00F662D2">
          <w:t xml:space="preserve">- </w:t>
        </w:r>
      </w:ins>
      <w:r w:rsidR="00262BB7" w:rsidRPr="00B80243">
        <w:t>т</w:t>
      </w:r>
      <w:r w:rsidR="00DC4B9E" w:rsidRPr="00B80243">
        <w:t>ак, н</w:t>
      </w:r>
      <w:r w:rsidR="002C6054" w:rsidRPr="00B80243">
        <w:t>апример, притчи Шломо</w:t>
      </w:r>
      <w:r w:rsidR="00262BB7" w:rsidRPr="00B80243">
        <w:t xml:space="preserve"> не выглядят </w:t>
      </w:r>
      <w:del w:id="357" w:author="Alina Pozin" w:date="2025-02-25T22:36:00Z" w16du:dateUtc="2025-02-25T20:36:00Z">
        <w:r w:rsidR="00262BB7" w:rsidRPr="00B80243" w:rsidDel="00B15A19">
          <w:delText>таковыми</w:delText>
        </w:r>
      </w:del>
      <w:ins w:id="358" w:author="Alina Pozin" w:date="2025-02-25T22:36:00Z" w16du:dateUtc="2025-02-25T20:36:00Z">
        <w:r w:rsidR="00B15A19">
          <w:t>очень глубокими</w:t>
        </w:r>
      </w:ins>
      <w:r w:rsidR="00146E53" w:rsidRPr="00B80243">
        <w:t xml:space="preserve">. </w:t>
      </w:r>
      <w:r w:rsidR="00944572" w:rsidRPr="00B80243">
        <w:t xml:space="preserve">Также </w:t>
      </w:r>
      <w:r w:rsidR="000D42D4" w:rsidRPr="00B80243">
        <w:t xml:space="preserve">в </w:t>
      </w:r>
      <w:r w:rsidR="00C80F87" w:rsidRPr="00B80243">
        <w:t xml:space="preserve">исторических сюжетах, </w:t>
      </w:r>
      <w:r w:rsidR="00C36F41" w:rsidRPr="00B80243">
        <w:t>рассказанных в Торе</w:t>
      </w:r>
      <w:r w:rsidR="00C80F87" w:rsidRPr="00B80243">
        <w:t xml:space="preserve">, </w:t>
      </w:r>
      <w:r w:rsidR="000D42D4" w:rsidRPr="00B80243">
        <w:t xml:space="preserve">засекречена </w:t>
      </w:r>
      <w:r w:rsidR="00D76F9D" w:rsidRPr="00B80243">
        <w:t>мудрость намного более глубок</w:t>
      </w:r>
      <w:r w:rsidR="000D42D4" w:rsidRPr="00B80243">
        <w:t>ая</w:t>
      </w:r>
      <w:r w:rsidR="00D76F9D" w:rsidRPr="00B80243">
        <w:t xml:space="preserve">, чем </w:t>
      </w:r>
      <w:r w:rsidR="000D42D4" w:rsidRPr="00B80243">
        <w:t xml:space="preserve">в </w:t>
      </w:r>
      <w:r w:rsidR="0027594E" w:rsidRPr="00B80243">
        <w:t>закон</w:t>
      </w:r>
      <w:r w:rsidR="000D42D4" w:rsidRPr="00B80243">
        <w:t>ах</w:t>
      </w:r>
      <w:r w:rsidR="00B25E1A" w:rsidRPr="00B80243">
        <w:t xml:space="preserve">, но </w:t>
      </w:r>
      <w:r w:rsidR="00FC38E5" w:rsidRPr="00B80243">
        <w:t xml:space="preserve">эта мудрость </w:t>
      </w:r>
      <w:r w:rsidR="00B25E1A" w:rsidRPr="00B80243">
        <w:t>совершенно не видна</w:t>
      </w:r>
      <w:r w:rsidR="00AF67A5" w:rsidRPr="00B80243">
        <w:t xml:space="preserve"> из-за того, что </w:t>
      </w:r>
      <w:r w:rsidR="00FC38E5" w:rsidRPr="00B80243">
        <w:t xml:space="preserve">ее </w:t>
      </w:r>
      <w:r w:rsidR="0038176F" w:rsidRPr="00B80243">
        <w:t xml:space="preserve">свет </w:t>
      </w:r>
      <w:r w:rsidR="006B0F6F" w:rsidRPr="00B80243">
        <w:t>за</w:t>
      </w:r>
      <w:r w:rsidR="0038176F" w:rsidRPr="00B80243">
        <w:t xml:space="preserve">печатан и может </w:t>
      </w:r>
      <w:del w:id="359" w:author="Alina Pozin" w:date="2025-02-26T13:09:00Z" w16du:dateUtc="2025-02-26T11:09:00Z">
        <w:r w:rsidR="0038176F" w:rsidRPr="00B80243" w:rsidDel="00A23355">
          <w:delText xml:space="preserve">прийти </w:delText>
        </w:r>
      </w:del>
      <w:ins w:id="360" w:author="Alina Pozin" w:date="2025-02-26T13:09:00Z" w16du:dateUtc="2025-02-26T11:09:00Z">
        <w:r w:rsidR="00A23355">
          <w:t>дойти до нас</w:t>
        </w:r>
        <w:r w:rsidR="00A23355" w:rsidRPr="00B80243">
          <w:t xml:space="preserve"> </w:t>
        </w:r>
      </w:ins>
      <w:r w:rsidR="0038176F" w:rsidRPr="00B80243">
        <w:t xml:space="preserve">только в полностью скрытом виде. </w:t>
      </w:r>
      <w:r w:rsidR="00F0318B" w:rsidRPr="00B80243">
        <w:lastRenderedPageBreak/>
        <w:t xml:space="preserve">Этот свет отделен от нашего мира, </w:t>
      </w:r>
      <w:del w:id="361" w:author="Alina Pozin" w:date="2025-02-26T13:09:00Z" w16du:dateUtc="2025-02-26T11:09:00Z">
        <w:r w:rsidR="00F0318B" w:rsidRPr="00B80243" w:rsidDel="00A23355">
          <w:delText>по</w:delText>
        </w:r>
        <w:r w:rsidR="00E13CF2" w:rsidRPr="00B80243" w:rsidDel="00A23355">
          <w:delText>э</w:delText>
        </w:r>
        <w:r w:rsidR="00F0318B" w:rsidRPr="00B80243" w:rsidDel="00A23355">
          <w:delText>тому</w:delText>
        </w:r>
        <w:r w:rsidR="00C80F87" w:rsidRPr="00B80243" w:rsidDel="00A23355">
          <w:delText>,</w:delText>
        </w:r>
      </w:del>
      <w:ins w:id="362" w:author="Alina Pozin" w:date="2025-02-26T13:09:00Z" w16du:dateUtc="2025-02-26T11:09:00Z">
        <w:r w:rsidR="00A23355">
          <w:t>а</w:t>
        </w:r>
      </w:ins>
      <w:r w:rsidR="00C80F87" w:rsidRPr="00B80243">
        <w:t xml:space="preserve"> если</w:t>
      </w:r>
      <w:r w:rsidR="00E13CF2" w:rsidRPr="00B80243">
        <w:t xml:space="preserve"> </w:t>
      </w:r>
      <w:ins w:id="363" w:author="Alina Pozin" w:date="2025-02-26T13:09:00Z" w16du:dateUtc="2025-02-26T11:09:00Z">
        <w:r w:rsidR="00A23355">
          <w:t xml:space="preserve">и </w:t>
        </w:r>
      </w:ins>
      <w:r w:rsidR="00E13CF2" w:rsidRPr="00B80243">
        <w:t>раскрывается</w:t>
      </w:r>
      <w:r w:rsidR="00C80F87" w:rsidRPr="00B80243">
        <w:t xml:space="preserve">, то </w:t>
      </w:r>
      <w:r w:rsidR="00E13CF2" w:rsidRPr="00B80243">
        <w:t>та</w:t>
      </w:r>
      <w:r w:rsidR="00A91BD6" w:rsidRPr="00B80243">
        <w:t>к</w:t>
      </w:r>
      <w:r w:rsidR="00E13CF2" w:rsidRPr="00B80243">
        <w:t>же отдельно от него</w:t>
      </w:r>
      <w:r w:rsidR="00F716F2" w:rsidRPr="00B80243">
        <w:t xml:space="preserve">. </w:t>
      </w:r>
      <w:r w:rsidR="00694CDB" w:rsidRPr="00B80243">
        <w:t xml:space="preserve">Его задача </w:t>
      </w:r>
      <w:r w:rsidR="006844B4" w:rsidRPr="00B80243">
        <w:t xml:space="preserve">‒ </w:t>
      </w:r>
      <w:r w:rsidR="00F716F2" w:rsidRPr="00B80243">
        <w:t xml:space="preserve">присутствовать </w:t>
      </w:r>
      <w:r w:rsidR="006844B4" w:rsidRPr="00B80243">
        <w:t xml:space="preserve">в мире отдельно от </w:t>
      </w:r>
      <w:r w:rsidR="00F716F2" w:rsidRPr="00B80243">
        <w:t>мира</w:t>
      </w:r>
      <w:r w:rsidR="006844B4" w:rsidRPr="00B80243">
        <w:t xml:space="preserve">, в </w:t>
      </w:r>
      <w:r w:rsidR="00F716F2" w:rsidRPr="00B80243">
        <w:t xml:space="preserve">полностью </w:t>
      </w:r>
      <w:r w:rsidR="006844B4" w:rsidRPr="00B80243">
        <w:t>скрытом виде</w:t>
      </w:r>
      <w:r w:rsidR="003A4335" w:rsidRPr="00B80243">
        <w:t>, и так далее</w:t>
      </w:r>
      <w:r w:rsidR="00137589" w:rsidRPr="00B80243">
        <w:t>,</w:t>
      </w:r>
      <w:r w:rsidR="006B0F6F" w:rsidRPr="00B80243">
        <w:t xml:space="preserve"> и тому подобное</w:t>
      </w:r>
      <w:r w:rsidR="006844B4" w:rsidRPr="00B80243">
        <w:t>.</w:t>
      </w:r>
    </w:p>
    <w:p w14:paraId="0C2037C5" w14:textId="77777777" w:rsidR="00821E88" w:rsidRPr="00B80243" w:rsidRDefault="00821E88" w:rsidP="008A5742">
      <w:r w:rsidRPr="00B80243">
        <w:t>2</w:t>
      </w:r>
    </w:p>
    <w:p w14:paraId="4B1553C4" w14:textId="34949DA7" w:rsidR="00954E34" w:rsidRPr="00B80243" w:rsidRDefault="006844B4" w:rsidP="009B03E0">
      <w:r w:rsidRPr="00B80243">
        <w:t xml:space="preserve"> </w:t>
      </w:r>
      <w:r w:rsidR="001E759B" w:rsidRPr="00B80243">
        <w:t xml:space="preserve">Дело в </w:t>
      </w:r>
      <w:r w:rsidR="009B03E0" w:rsidRPr="00B80243">
        <w:t xml:space="preserve">том, что </w:t>
      </w:r>
      <w:r w:rsidR="001911C8" w:rsidRPr="00B80243">
        <w:t>ес</w:t>
      </w:r>
      <w:r w:rsidR="00D85198" w:rsidRPr="00B80243">
        <w:t xml:space="preserve">ли </w:t>
      </w:r>
      <w:r w:rsidR="00A64663" w:rsidRPr="00B80243">
        <w:t>мудрость</w:t>
      </w:r>
      <w:r w:rsidR="00D85198" w:rsidRPr="00B80243">
        <w:t xml:space="preserve"> </w:t>
      </w:r>
      <w:r w:rsidR="00A64663" w:rsidRPr="00B80243">
        <w:t>в принц</w:t>
      </w:r>
      <w:r w:rsidR="004D030D" w:rsidRPr="00B80243">
        <w:t>и</w:t>
      </w:r>
      <w:r w:rsidR="00A64663" w:rsidRPr="00B80243">
        <w:t>пе можно объяснить</w:t>
      </w:r>
      <w:r w:rsidR="004D030D" w:rsidRPr="00B80243">
        <w:t xml:space="preserve">, </w:t>
      </w:r>
      <w:r w:rsidR="00D85198" w:rsidRPr="00B80243">
        <w:t xml:space="preserve">то даже если </w:t>
      </w:r>
      <w:r w:rsidR="004D030D" w:rsidRPr="00B80243">
        <w:t xml:space="preserve">ученик </w:t>
      </w:r>
      <w:r w:rsidR="00D85198" w:rsidRPr="00B80243">
        <w:t xml:space="preserve">окажется </w:t>
      </w:r>
      <w:r w:rsidR="004D030D" w:rsidRPr="00B80243">
        <w:t>непонятлив</w:t>
      </w:r>
      <w:r w:rsidR="00D85198" w:rsidRPr="00B80243">
        <w:t>ым</w:t>
      </w:r>
      <w:r w:rsidR="004D030D" w:rsidRPr="00B80243">
        <w:t xml:space="preserve">, </w:t>
      </w:r>
      <w:r w:rsidR="00CC6E46" w:rsidRPr="00B80243">
        <w:t xml:space="preserve">ее </w:t>
      </w:r>
      <w:r w:rsidR="00D85198" w:rsidRPr="00B80243">
        <w:t xml:space="preserve">можно </w:t>
      </w:r>
      <w:r w:rsidR="00CC6E46" w:rsidRPr="00B80243">
        <w:t xml:space="preserve">будет </w:t>
      </w:r>
      <w:r w:rsidR="00D85198" w:rsidRPr="00B80243">
        <w:t>доне</w:t>
      </w:r>
      <w:r w:rsidR="007575D6" w:rsidRPr="00B80243">
        <w:t xml:space="preserve">сти </w:t>
      </w:r>
      <w:r w:rsidR="00CC6E46" w:rsidRPr="00B80243">
        <w:t xml:space="preserve">до него </w:t>
      </w:r>
      <w:r w:rsidR="007575D6" w:rsidRPr="00B80243">
        <w:t xml:space="preserve">с помощью </w:t>
      </w:r>
      <w:r w:rsidR="004D030D" w:rsidRPr="00B80243">
        <w:t>длинны</w:t>
      </w:r>
      <w:r w:rsidR="007575D6" w:rsidRPr="00B80243">
        <w:t xml:space="preserve">х </w:t>
      </w:r>
      <w:r w:rsidR="004D030D" w:rsidRPr="00B80243">
        <w:t>многословны</w:t>
      </w:r>
      <w:r w:rsidR="007575D6" w:rsidRPr="00B80243">
        <w:t>х</w:t>
      </w:r>
      <w:r w:rsidR="004D030D" w:rsidRPr="00B80243">
        <w:t xml:space="preserve"> </w:t>
      </w:r>
      <w:r w:rsidR="00717633" w:rsidRPr="00B80243">
        <w:t>объ</w:t>
      </w:r>
      <w:r w:rsidR="004D030D" w:rsidRPr="00B80243">
        <w:t>яснени</w:t>
      </w:r>
      <w:r w:rsidR="007575D6" w:rsidRPr="00B80243">
        <w:t>й</w:t>
      </w:r>
      <w:r w:rsidR="004D030D" w:rsidRPr="00B80243">
        <w:t xml:space="preserve">. </w:t>
      </w:r>
      <w:r w:rsidR="001E759B" w:rsidRPr="00B80243">
        <w:t xml:space="preserve">В этом разница между Мишной и </w:t>
      </w:r>
      <w:proofErr w:type="spellStart"/>
      <w:r w:rsidR="001E759B" w:rsidRPr="00B80243">
        <w:t>Гемарой</w:t>
      </w:r>
      <w:proofErr w:type="spellEnd"/>
      <w:r w:rsidR="009F1E28" w:rsidRPr="00B80243">
        <w:t>: в</w:t>
      </w:r>
      <w:r w:rsidR="00E848EC" w:rsidRPr="00B80243">
        <w:t>се</w:t>
      </w:r>
      <w:r w:rsidR="009F1E28" w:rsidRPr="00B80243">
        <w:t xml:space="preserve"> </w:t>
      </w:r>
      <w:r w:rsidR="00E848EC" w:rsidRPr="00B80243">
        <w:t>сказан</w:t>
      </w:r>
      <w:r w:rsidR="009F1E28" w:rsidRPr="00B80243">
        <w:t xml:space="preserve">ное </w:t>
      </w:r>
      <w:r w:rsidR="00E848EC" w:rsidRPr="00B80243">
        <w:t xml:space="preserve">в </w:t>
      </w:r>
      <w:proofErr w:type="spellStart"/>
      <w:r w:rsidR="00E848EC" w:rsidRPr="00B80243">
        <w:t>Гемаре</w:t>
      </w:r>
      <w:proofErr w:type="spellEnd"/>
      <w:r w:rsidR="00E848EC" w:rsidRPr="00B80243">
        <w:t xml:space="preserve"> </w:t>
      </w:r>
      <w:del w:id="364" w:author="Alina Pozin" w:date="2025-02-26T13:09:00Z" w16du:dateUtc="2025-02-26T11:09:00Z">
        <w:r w:rsidR="00E848EC" w:rsidRPr="00B80243" w:rsidDel="00A23355">
          <w:delText xml:space="preserve">намеками </w:delText>
        </w:r>
      </w:del>
      <w:r w:rsidR="00E848EC" w:rsidRPr="00B80243">
        <w:t>содержится в Мишне</w:t>
      </w:r>
      <w:ins w:id="365" w:author="Alina Pozin" w:date="2025-02-26T13:09:00Z" w16du:dateUtc="2025-02-26T11:09:00Z">
        <w:r w:rsidR="00A23355">
          <w:t xml:space="preserve"> в виде намеков</w:t>
        </w:r>
      </w:ins>
      <w:r w:rsidR="00C02783" w:rsidRPr="00B80243">
        <w:t xml:space="preserve">; </w:t>
      </w:r>
      <w:r w:rsidR="00E70AD4" w:rsidRPr="00B80243">
        <w:t xml:space="preserve">из-за того, что </w:t>
      </w:r>
      <w:r w:rsidR="00080EC1" w:rsidRPr="00B80243">
        <w:t xml:space="preserve">мудрецы </w:t>
      </w:r>
      <w:r w:rsidR="00E70AD4" w:rsidRPr="00B80243">
        <w:t xml:space="preserve">Мишны </w:t>
      </w:r>
      <w:r w:rsidR="009E0A08" w:rsidRPr="00B80243">
        <w:t xml:space="preserve">обладали </w:t>
      </w:r>
      <w:r w:rsidR="00080EC1" w:rsidRPr="00B80243">
        <w:t>глубок</w:t>
      </w:r>
      <w:r w:rsidR="009E0A08" w:rsidRPr="00B80243">
        <w:t>им умом</w:t>
      </w:r>
      <w:r w:rsidR="00E70AD4" w:rsidRPr="00B80243">
        <w:t xml:space="preserve"> и большими знаниями</w:t>
      </w:r>
      <w:r w:rsidR="00080EC1" w:rsidRPr="00B80243">
        <w:t xml:space="preserve">, </w:t>
      </w:r>
      <w:del w:id="366" w:author="Alina Pozin" w:date="2025-02-26T13:10:00Z" w16du:dateUtc="2025-02-26T11:10:00Z">
        <w:r w:rsidR="00080EC1" w:rsidRPr="00B80243" w:rsidDel="00A23355">
          <w:delText>Мишна</w:delText>
        </w:r>
        <w:r w:rsidR="003F78EE" w:rsidRPr="00B80243" w:rsidDel="00A23355">
          <w:delText xml:space="preserve"> </w:delText>
        </w:r>
      </w:del>
      <w:ins w:id="367" w:author="Alina Pozin" w:date="2025-02-26T13:10:00Z" w16du:dateUtc="2025-02-26T11:10:00Z">
        <w:r w:rsidR="00A23355">
          <w:t>они</w:t>
        </w:r>
        <w:r w:rsidR="00A23355" w:rsidRPr="00B80243">
          <w:t xml:space="preserve"> </w:t>
        </w:r>
      </w:ins>
      <w:del w:id="368" w:author="Alina Pozin" w:date="2025-02-26T13:10:00Z" w16du:dateUtc="2025-02-26T11:10:00Z">
        <w:r w:rsidR="003F78EE" w:rsidRPr="00B80243" w:rsidDel="00A23355">
          <w:delText>сост</w:delText>
        </w:r>
        <w:r w:rsidR="005B7168" w:rsidRPr="00B80243" w:rsidDel="00A23355">
          <w:delText xml:space="preserve">авлялась </w:delText>
        </w:r>
      </w:del>
      <w:ins w:id="369" w:author="Alina Pozin" w:date="2025-02-26T13:10:00Z" w16du:dateUtc="2025-02-26T11:10:00Z">
        <w:r w:rsidR="00A23355" w:rsidRPr="00B80243">
          <w:t>составлял</w:t>
        </w:r>
        <w:r w:rsidR="00A23355">
          <w:t>и ее</w:t>
        </w:r>
        <w:r w:rsidR="00A23355" w:rsidRPr="00B80243">
          <w:t xml:space="preserve"> </w:t>
        </w:r>
      </w:ins>
      <w:r w:rsidR="003F78EE" w:rsidRPr="00B80243">
        <w:t>из к</w:t>
      </w:r>
      <w:r w:rsidR="00C02783" w:rsidRPr="00B80243">
        <w:t>о</w:t>
      </w:r>
      <w:r w:rsidR="003F78EE" w:rsidRPr="00B80243">
        <w:t>р</w:t>
      </w:r>
      <w:r w:rsidR="00C02783" w:rsidRPr="00B80243">
        <w:t>о</w:t>
      </w:r>
      <w:r w:rsidR="003F78EE" w:rsidRPr="00B80243">
        <w:t>тких формулировок</w:t>
      </w:r>
      <w:r w:rsidR="00D22CC2" w:rsidRPr="00B80243">
        <w:rPr>
          <w:rStyle w:val="af1"/>
        </w:rPr>
        <w:footnoteReference w:id="59"/>
      </w:r>
      <w:r w:rsidR="003F78EE" w:rsidRPr="00B80243">
        <w:t xml:space="preserve">, а в эпоху </w:t>
      </w:r>
      <w:proofErr w:type="spellStart"/>
      <w:r w:rsidR="003F78EE" w:rsidRPr="00B80243">
        <w:t>Гемары</w:t>
      </w:r>
      <w:proofErr w:type="spellEnd"/>
      <w:r w:rsidR="003F78EE" w:rsidRPr="00B80243">
        <w:t xml:space="preserve"> по</w:t>
      </w:r>
      <w:r w:rsidR="005B7168" w:rsidRPr="00B80243">
        <w:t xml:space="preserve">требовались </w:t>
      </w:r>
      <w:r w:rsidR="003F78EE" w:rsidRPr="00B80243">
        <w:t>пространны</w:t>
      </w:r>
      <w:r w:rsidR="005B7168" w:rsidRPr="00B80243">
        <w:t>е</w:t>
      </w:r>
      <w:r w:rsidR="003F78EE" w:rsidRPr="00B80243">
        <w:t xml:space="preserve"> объяснения. </w:t>
      </w:r>
    </w:p>
    <w:p w14:paraId="42181E54" w14:textId="63E4D559" w:rsidR="006937DC" w:rsidRPr="00B80243" w:rsidRDefault="00954E34" w:rsidP="008A5742">
      <w:r w:rsidRPr="00B80243">
        <w:t>А есть мудрость</w:t>
      </w:r>
      <w:ins w:id="370" w:author="Alina Pozin" w:date="2025-02-26T13:10:00Z" w16du:dateUtc="2025-02-26T11:10:00Z">
        <w:r w:rsidR="00A23355">
          <w:t>,</w:t>
        </w:r>
      </w:ins>
      <w:r w:rsidR="00A2142F" w:rsidRPr="00B80243">
        <w:t xml:space="preserve"> необъяснимая </w:t>
      </w:r>
      <w:r w:rsidRPr="00B80243">
        <w:t>в принципе</w:t>
      </w:r>
      <w:r w:rsidR="0037341A" w:rsidRPr="00B80243">
        <w:t xml:space="preserve">. </w:t>
      </w:r>
      <w:r w:rsidR="0000088D" w:rsidRPr="00B80243">
        <w:t xml:space="preserve">Она </w:t>
      </w:r>
      <w:del w:id="371" w:author="Alina Pozin" w:date="2025-02-26T13:10:00Z" w16du:dateUtc="2025-02-26T11:10:00Z">
        <w:r w:rsidR="002C3233" w:rsidRPr="00B80243" w:rsidDel="00A23355">
          <w:delText xml:space="preserve">и </w:delText>
        </w:r>
      </w:del>
      <w:r w:rsidR="0037341A" w:rsidRPr="00B80243">
        <w:t>раскрывается</w:t>
      </w:r>
      <w:r w:rsidR="0000088D" w:rsidRPr="00B80243">
        <w:t xml:space="preserve"> </w:t>
      </w:r>
      <w:del w:id="372" w:author="Alina Pozin" w:date="2025-02-26T13:11:00Z" w16du:dateUtc="2025-02-26T11:11:00Z">
        <w:r w:rsidR="0037341A" w:rsidRPr="00B80243" w:rsidDel="00A23355">
          <w:delText>в качестве</w:delText>
        </w:r>
      </w:del>
      <w:ins w:id="373" w:author="Alina Pozin" w:date="2025-02-26T13:11:00Z" w16du:dateUtc="2025-02-26T11:11:00Z">
        <w:r w:rsidR="00A23355">
          <w:t>как</w:t>
        </w:r>
      </w:ins>
      <w:r w:rsidR="0037341A" w:rsidRPr="00B80243">
        <w:t xml:space="preserve"> </w:t>
      </w:r>
      <w:r w:rsidR="00A2142F" w:rsidRPr="00B80243">
        <w:t>тайн</w:t>
      </w:r>
      <w:ins w:id="374" w:author="Alina Pozin" w:date="2025-02-26T13:11:00Z" w16du:dateUtc="2025-02-26T11:11:00Z">
        <w:r w:rsidR="00A23355">
          <w:t>а</w:t>
        </w:r>
      </w:ins>
      <w:del w:id="375" w:author="Alina Pozin" w:date="2025-02-26T13:11:00Z" w16du:dateUtc="2025-02-26T11:11:00Z">
        <w:r w:rsidR="00A2142F" w:rsidRPr="00B80243" w:rsidDel="00A23355">
          <w:delText>ы</w:delText>
        </w:r>
      </w:del>
      <w:r w:rsidR="00A2142F" w:rsidRPr="00B80243">
        <w:t xml:space="preserve"> за семью печатями</w:t>
      </w:r>
      <w:r w:rsidR="009D7FC3" w:rsidRPr="00B80243">
        <w:t>, то есть не в виде многочисленны</w:t>
      </w:r>
      <w:r w:rsidR="002C3233" w:rsidRPr="00B80243">
        <w:t>х</w:t>
      </w:r>
      <w:r w:rsidR="0000088D" w:rsidRPr="00B80243">
        <w:t xml:space="preserve"> </w:t>
      </w:r>
      <w:r w:rsidR="009D7FC3" w:rsidRPr="00B80243">
        <w:t>пространных объяснений</w:t>
      </w:r>
      <w:r w:rsidR="000F6D89" w:rsidRPr="00B80243">
        <w:t xml:space="preserve">, а в виде притч и загадок. </w:t>
      </w:r>
      <w:r w:rsidR="009C37A3" w:rsidRPr="00B80243">
        <w:t xml:space="preserve">Притчи и загадки не </w:t>
      </w:r>
      <w:r w:rsidR="00BA6664" w:rsidRPr="00B80243">
        <w:t>об</w:t>
      </w:r>
      <w:r w:rsidR="009C37A3" w:rsidRPr="00B80243">
        <w:t>ъясн</w:t>
      </w:r>
      <w:r w:rsidR="00490DE9" w:rsidRPr="00B80243">
        <w:t xml:space="preserve">яют </w:t>
      </w:r>
      <w:r w:rsidR="00362521" w:rsidRPr="00B80243">
        <w:t>эту мудрость</w:t>
      </w:r>
      <w:r w:rsidR="00BA6664" w:rsidRPr="00B80243">
        <w:t xml:space="preserve"> </w:t>
      </w:r>
      <w:r w:rsidR="00CD76E9" w:rsidRPr="00B80243">
        <w:t>более простыми словами</w:t>
      </w:r>
      <w:r w:rsidR="009C37A3" w:rsidRPr="00B80243">
        <w:t xml:space="preserve">, </w:t>
      </w:r>
      <w:r w:rsidR="00490DE9" w:rsidRPr="00B80243">
        <w:t xml:space="preserve">наоборот, их сюжет </w:t>
      </w:r>
      <w:del w:id="376" w:author="Alina Pozin" w:date="2025-02-26T13:11:00Z" w16du:dateUtc="2025-02-26T11:11:00Z">
        <w:r w:rsidR="008D645B" w:rsidRPr="00B80243" w:rsidDel="00A23355">
          <w:delText xml:space="preserve">чужд </w:delText>
        </w:r>
        <w:r w:rsidR="00BA6664" w:rsidRPr="00B80243" w:rsidDel="00A23355">
          <w:delText>ей</w:delText>
        </w:r>
      </w:del>
      <w:ins w:id="377" w:author="Alina Pozin" w:date="2025-02-26T13:11:00Z" w16du:dateUtc="2025-02-26T11:11:00Z">
        <w:r w:rsidR="00A23355">
          <w:t>как бы не связан с ней</w:t>
        </w:r>
      </w:ins>
      <w:r w:rsidR="008D645B" w:rsidRPr="00B80243">
        <w:t xml:space="preserve">. Но </w:t>
      </w:r>
      <w:r w:rsidR="00E87C7F" w:rsidRPr="00B80243">
        <w:t xml:space="preserve">только через этот сюжет </w:t>
      </w:r>
      <w:r w:rsidR="00362521" w:rsidRPr="00B80243">
        <w:t xml:space="preserve">ученик </w:t>
      </w:r>
      <w:r w:rsidR="004A41C2" w:rsidRPr="00B80243">
        <w:t>с</w:t>
      </w:r>
      <w:r w:rsidR="00E87C7F" w:rsidRPr="00B80243">
        <w:t>мож</w:t>
      </w:r>
      <w:r w:rsidR="00362521" w:rsidRPr="00B80243">
        <w:t xml:space="preserve">ет </w:t>
      </w:r>
      <w:del w:id="378" w:author="Alina Pozin" w:date="2025-02-26T13:11:00Z" w16du:dateUtc="2025-02-26T11:11:00Z">
        <w:r w:rsidR="00E87C7F" w:rsidRPr="00B80243" w:rsidDel="00A23355">
          <w:delText>п</w:delText>
        </w:r>
        <w:r w:rsidR="004A41C2" w:rsidRPr="00B80243" w:rsidDel="00A23355">
          <w:delText xml:space="preserve">олучить </w:delText>
        </w:r>
      </w:del>
      <w:ins w:id="379" w:author="Alina Pozin" w:date="2025-02-26T13:11:00Z" w16du:dateUtc="2025-02-26T11:11:00Z">
        <w:r w:rsidR="00A23355">
          <w:t xml:space="preserve">познать </w:t>
        </w:r>
      </w:ins>
      <w:del w:id="380" w:author="Alina Pozin" w:date="2025-02-26T13:11:00Z" w16du:dateUtc="2025-02-26T11:11:00Z">
        <w:r w:rsidR="004A41C2" w:rsidRPr="00B80243" w:rsidDel="00A23355">
          <w:delText xml:space="preserve">эту </w:delText>
        </w:r>
      </w:del>
      <w:r w:rsidR="00E87C7F" w:rsidRPr="00B80243">
        <w:t>мудрост</w:t>
      </w:r>
      <w:r w:rsidR="004A41C2" w:rsidRPr="00B80243">
        <w:t>ь</w:t>
      </w:r>
      <w:r w:rsidR="00E87C7F" w:rsidRPr="00B80243">
        <w:t xml:space="preserve">. </w:t>
      </w:r>
    </w:p>
    <w:p w14:paraId="39FAAD03" w14:textId="08351259" w:rsidR="00E978EB" w:rsidRPr="00B80243" w:rsidRDefault="006937DC" w:rsidP="008A5742">
      <w:r w:rsidRPr="00B80243">
        <w:t xml:space="preserve">Более того, чем глубже идея, тем большее количество притч </w:t>
      </w:r>
      <w:r w:rsidR="00BA0262" w:rsidRPr="00B80243">
        <w:t>по</w:t>
      </w:r>
      <w:r w:rsidRPr="00B80243">
        <w:t>требуется</w:t>
      </w:r>
      <w:r w:rsidR="008E0265" w:rsidRPr="00B80243">
        <w:t>, чтобы донести ее до слушателя</w:t>
      </w:r>
      <w:r w:rsidRPr="00B80243">
        <w:t xml:space="preserve">. Писание прославляет Шломо за то, что </w:t>
      </w:r>
      <w:r w:rsidR="006B5AC5" w:rsidRPr="00B80243">
        <w:t>он «</w:t>
      </w:r>
      <w:r w:rsidRPr="00B80243">
        <w:t>сказал три тысячи притч</w:t>
      </w:r>
      <w:r w:rsidR="00057D1E" w:rsidRPr="00B80243">
        <w:t>»</w:t>
      </w:r>
      <w:r w:rsidR="00057D1E" w:rsidRPr="00B80243">
        <w:rPr>
          <w:rStyle w:val="af1"/>
        </w:rPr>
        <w:footnoteReference w:id="60"/>
      </w:r>
      <w:r w:rsidRPr="00B80243">
        <w:t xml:space="preserve">. </w:t>
      </w:r>
      <w:r w:rsidR="006F62A5" w:rsidRPr="00B80243">
        <w:t>Каждая его иде</w:t>
      </w:r>
      <w:r w:rsidR="00657AB6" w:rsidRPr="00B80243">
        <w:t>я</w:t>
      </w:r>
      <w:r w:rsidR="006F62A5" w:rsidRPr="00B80243">
        <w:t xml:space="preserve"> была настолько глубок</w:t>
      </w:r>
      <w:r w:rsidR="006B5AC5" w:rsidRPr="00B80243">
        <w:t>ой</w:t>
      </w:r>
      <w:r w:rsidR="006F62A5" w:rsidRPr="00B80243">
        <w:t>, что</w:t>
      </w:r>
      <w:r w:rsidR="00BA0262" w:rsidRPr="00B80243">
        <w:t xml:space="preserve"> </w:t>
      </w:r>
      <w:r w:rsidR="008E0265" w:rsidRPr="00B80243">
        <w:t xml:space="preserve">донести ее до </w:t>
      </w:r>
      <w:r w:rsidR="00CE3736" w:rsidRPr="00B80243">
        <w:t>слушател</w:t>
      </w:r>
      <w:r w:rsidR="000E5650" w:rsidRPr="00B80243">
        <w:t>ей</w:t>
      </w:r>
      <w:r w:rsidR="00BA0262" w:rsidRPr="00B80243">
        <w:t xml:space="preserve"> он мог только </w:t>
      </w:r>
      <w:del w:id="381" w:author="Alina Pozin" w:date="2025-02-26T13:12:00Z" w16du:dateUtc="2025-02-26T11:12:00Z">
        <w:r w:rsidR="004F3EC2" w:rsidRPr="00B80243" w:rsidDel="00A23355">
          <w:delText>тем</w:delText>
        </w:r>
        <w:r w:rsidR="00CE3736" w:rsidRPr="00B80243" w:rsidDel="00A23355">
          <w:delText xml:space="preserve">, </w:delText>
        </w:r>
        <w:r w:rsidR="004F3EC2" w:rsidRPr="00B80243" w:rsidDel="00A23355">
          <w:delText xml:space="preserve">что </w:delText>
        </w:r>
      </w:del>
      <w:r w:rsidR="004F3EC2" w:rsidRPr="00B80243">
        <w:t xml:space="preserve">последовательно </w:t>
      </w:r>
      <w:del w:id="382" w:author="Alina Pozin" w:date="2025-02-26T13:12:00Z" w16du:dateUtc="2025-02-26T11:12:00Z">
        <w:r w:rsidR="00F4629A" w:rsidRPr="00B80243" w:rsidDel="00A23355">
          <w:delText>рас</w:delText>
        </w:r>
        <w:r w:rsidR="00791684" w:rsidRPr="00B80243" w:rsidDel="00A23355">
          <w:delText>сказ</w:delText>
        </w:r>
        <w:r w:rsidR="00F4629A" w:rsidRPr="00B80243" w:rsidDel="00A23355">
          <w:delText>ыв</w:delText>
        </w:r>
        <w:r w:rsidR="00791684" w:rsidRPr="00B80243" w:rsidDel="00A23355">
          <w:delText>а</w:delText>
        </w:r>
        <w:r w:rsidR="00BA0262" w:rsidRPr="00B80243" w:rsidDel="00A23355">
          <w:delText xml:space="preserve">л </w:delText>
        </w:r>
      </w:del>
      <w:ins w:id="383" w:author="Alina Pozin" w:date="2025-02-26T13:12:00Z" w16du:dateUtc="2025-02-26T11:12:00Z">
        <w:r w:rsidR="00A23355" w:rsidRPr="00B80243">
          <w:t>рассказыва</w:t>
        </w:r>
        <w:r w:rsidR="00A23355">
          <w:t xml:space="preserve">я </w:t>
        </w:r>
      </w:ins>
      <w:r w:rsidR="004F3EC2" w:rsidRPr="00B80243">
        <w:t xml:space="preserve">одну за другой </w:t>
      </w:r>
      <w:r w:rsidR="00791684" w:rsidRPr="00B80243">
        <w:t>три тысячи притч</w:t>
      </w:r>
      <w:r w:rsidR="006B5AC5" w:rsidRPr="00B80243">
        <w:rPr>
          <w:rStyle w:val="af1"/>
        </w:rPr>
        <w:footnoteReference w:id="61"/>
      </w:r>
      <w:r w:rsidR="006B5AC5" w:rsidRPr="00B80243">
        <w:t xml:space="preserve">. </w:t>
      </w:r>
      <w:r w:rsidR="002B4615" w:rsidRPr="00B80243">
        <w:t xml:space="preserve">Если же идея не столь глубока, </w:t>
      </w:r>
      <w:r w:rsidR="00FC247C" w:rsidRPr="00B80243">
        <w:t xml:space="preserve">то </w:t>
      </w:r>
      <w:r w:rsidR="002B4615" w:rsidRPr="00B80243">
        <w:t>ей</w:t>
      </w:r>
      <w:r w:rsidR="00591354" w:rsidRPr="00B80243">
        <w:t xml:space="preserve"> будет </w:t>
      </w:r>
      <w:r w:rsidR="00E11482" w:rsidRPr="00B80243">
        <w:t>достаточно</w:t>
      </w:r>
      <w:r w:rsidR="007D651A" w:rsidRPr="00B80243">
        <w:t xml:space="preserve"> </w:t>
      </w:r>
      <w:r w:rsidR="00DC56CF" w:rsidRPr="00B80243">
        <w:t>триста притч</w:t>
      </w:r>
      <w:r w:rsidR="00E11482" w:rsidRPr="00B80243">
        <w:t>,</w:t>
      </w:r>
      <w:r w:rsidR="00591354" w:rsidRPr="00B80243">
        <w:t xml:space="preserve"> </w:t>
      </w:r>
      <w:r w:rsidR="00E8090D" w:rsidRPr="00B80243">
        <w:t xml:space="preserve">которые, </w:t>
      </w:r>
      <w:r w:rsidR="00591354" w:rsidRPr="00B80243">
        <w:t>как говорится в Талмуде</w:t>
      </w:r>
      <w:r w:rsidR="00591354" w:rsidRPr="00B80243">
        <w:rPr>
          <w:rStyle w:val="af1"/>
        </w:rPr>
        <w:footnoteReference w:id="62"/>
      </w:r>
      <w:r w:rsidR="00E8090D" w:rsidRPr="00B80243">
        <w:t xml:space="preserve">, мог рассказать </w:t>
      </w:r>
      <w:r w:rsidR="00DC56CF" w:rsidRPr="00B80243">
        <w:t>рабби Меир.</w:t>
      </w:r>
      <w:r w:rsidR="00F95AAD" w:rsidRPr="00B80243">
        <w:t xml:space="preserve"> </w:t>
      </w:r>
      <w:r w:rsidR="00ED5E26" w:rsidRPr="00B80243">
        <w:t>М</w:t>
      </w:r>
      <w:r w:rsidR="00F95AAD" w:rsidRPr="00B80243">
        <w:t>ы</w:t>
      </w:r>
      <w:r w:rsidR="00ED5E26" w:rsidRPr="00B80243">
        <w:t xml:space="preserve"> же</w:t>
      </w:r>
      <w:r w:rsidR="00F95AAD" w:rsidRPr="00B80243">
        <w:t>, говорят мудрецы Талмуда о себ</w:t>
      </w:r>
      <w:r w:rsidR="005E30AC" w:rsidRPr="00B80243">
        <w:t>е</w:t>
      </w:r>
      <w:r w:rsidR="00F95AAD" w:rsidRPr="00B80243">
        <w:t xml:space="preserve">, </w:t>
      </w:r>
      <w:r w:rsidR="00ED5E26" w:rsidRPr="00B80243">
        <w:t>высказыва</w:t>
      </w:r>
      <w:r w:rsidR="007D651A" w:rsidRPr="00B80243">
        <w:t xml:space="preserve">ем </w:t>
      </w:r>
      <w:r w:rsidR="00ED5E26" w:rsidRPr="00B80243">
        <w:t xml:space="preserve">идеи, </w:t>
      </w:r>
      <w:r w:rsidR="00FC247C" w:rsidRPr="00B80243">
        <w:t xml:space="preserve">для понимания </w:t>
      </w:r>
      <w:r w:rsidR="00DF4815" w:rsidRPr="00B80243">
        <w:t xml:space="preserve">которых </w:t>
      </w:r>
      <w:r w:rsidR="00FC247C" w:rsidRPr="00B80243">
        <w:t xml:space="preserve">достаточно </w:t>
      </w:r>
      <w:r w:rsidR="00DF4815" w:rsidRPr="00B80243">
        <w:t xml:space="preserve">рассказать всего </w:t>
      </w:r>
      <w:r w:rsidR="00F95AAD" w:rsidRPr="00B80243">
        <w:t>три</w:t>
      </w:r>
      <w:r w:rsidR="00ED5E26" w:rsidRPr="00B80243">
        <w:t xml:space="preserve"> притчи</w:t>
      </w:r>
      <w:r w:rsidR="00F95AAD" w:rsidRPr="00B80243">
        <w:t xml:space="preserve">. </w:t>
      </w:r>
    </w:p>
    <w:p w14:paraId="5DA72772" w14:textId="28DB75E0" w:rsidR="00E45BDE" w:rsidRPr="00B80243" w:rsidRDefault="00E978EB" w:rsidP="008A5742">
      <w:r w:rsidRPr="00B80243">
        <w:t>В этом же смысл историй, рассказанных в Торе. Внешне это, как и притчи, рассказы с простым сюжетом</w:t>
      </w:r>
      <w:ins w:id="384" w:author="Alina Pozin" w:date="2025-02-26T13:12:00Z" w16du:dateUtc="2025-02-26T11:12:00Z">
        <w:r w:rsidR="00A23355">
          <w:t xml:space="preserve">; </w:t>
        </w:r>
      </w:ins>
      <w:del w:id="385" w:author="Alina Pozin" w:date="2025-02-26T13:12:00Z" w16du:dateUtc="2025-02-26T11:12:00Z">
        <w:r w:rsidRPr="00B80243" w:rsidDel="00A23355">
          <w:delText xml:space="preserve">, </w:delText>
        </w:r>
      </w:del>
      <w:r w:rsidRPr="00B80243">
        <w:t xml:space="preserve">кстати Тора так и называется ‒ </w:t>
      </w:r>
      <w:ins w:id="386" w:author="Alina Pozin" w:date="2025-02-26T13:13:00Z" w16du:dateUtc="2025-02-26T11:13:00Z">
        <w:r w:rsidR="00A23355">
          <w:t>«</w:t>
        </w:r>
      </w:ins>
      <w:r w:rsidRPr="00B80243">
        <w:t>притча</w:t>
      </w:r>
      <w:ins w:id="387" w:author="Alina Pozin" w:date="2025-02-26T13:13:00Z" w16du:dateUtc="2025-02-26T11:13:00Z">
        <w:r w:rsidR="00A23355">
          <w:t>»</w:t>
        </w:r>
      </w:ins>
      <w:r w:rsidR="00037033" w:rsidRPr="00B80243">
        <w:rPr>
          <w:rStyle w:val="af1"/>
        </w:rPr>
        <w:footnoteReference w:id="63"/>
      </w:r>
      <w:r w:rsidRPr="00B80243">
        <w:t xml:space="preserve">. </w:t>
      </w:r>
      <w:r w:rsidR="008C22F0" w:rsidRPr="00B80243">
        <w:t xml:space="preserve">Тем не менее именно через эти </w:t>
      </w:r>
      <w:r w:rsidR="001206BE" w:rsidRPr="00B80243">
        <w:t xml:space="preserve">сюжеты </w:t>
      </w:r>
      <w:r w:rsidR="00561321" w:rsidRPr="00B80243">
        <w:t>передается</w:t>
      </w:r>
      <w:r w:rsidR="008C22F0" w:rsidRPr="00B80243">
        <w:t xml:space="preserve"> глубо</w:t>
      </w:r>
      <w:r w:rsidR="00E11482" w:rsidRPr="00B80243">
        <w:t xml:space="preserve">чайшая </w:t>
      </w:r>
      <w:r w:rsidR="008C22F0" w:rsidRPr="00B80243">
        <w:t xml:space="preserve">мудрость, которая не может раскрыться </w:t>
      </w:r>
      <w:r w:rsidR="00E45BDE" w:rsidRPr="00B80243">
        <w:t xml:space="preserve">через </w:t>
      </w:r>
      <w:r w:rsidR="008C22F0" w:rsidRPr="00B80243">
        <w:t>закон</w:t>
      </w:r>
      <w:r w:rsidR="00E45BDE" w:rsidRPr="00B80243">
        <w:t xml:space="preserve">ы </w:t>
      </w:r>
      <w:r w:rsidR="008C22F0" w:rsidRPr="00B80243">
        <w:t>Торы.</w:t>
      </w:r>
    </w:p>
    <w:p w14:paraId="3499FD97" w14:textId="467A3A93" w:rsidR="008A5742" w:rsidRPr="00B80243" w:rsidRDefault="00E45BDE" w:rsidP="00E45BDE">
      <w:pPr>
        <w:pStyle w:val="2"/>
      </w:pPr>
      <w:r w:rsidRPr="00B80243">
        <w:t>Глава 6</w:t>
      </w:r>
      <w:r w:rsidR="008C22F0" w:rsidRPr="00B80243">
        <w:t xml:space="preserve"> </w:t>
      </w:r>
    </w:p>
    <w:p w14:paraId="661DDE55" w14:textId="30EE09F9" w:rsidR="006060CA" w:rsidRPr="00B80243" w:rsidRDefault="00876C34" w:rsidP="00AF71A0">
      <w:r w:rsidRPr="00B80243">
        <w:t xml:space="preserve">Чтобы пояснить эту </w:t>
      </w:r>
      <w:r w:rsidR="007C2FA4" w:rsidRPr="00B80243">
        <w:t>мысль</w:t>
      </w:r>
      <w:r w:rsidRPr="00B80243">
        <w:t xml:space="preserve">, </w:t>
      </w:r>
      <w:r w:rsidR="00AF71A0" w:rsidRPr="00B80243">
        <w:t xml:space="preserve">приведем </w:t>
      </w:r>
      <w:r w:rsidRPr="00B80243">
        <w:t>притчу</w:t>
      </w:r>
      <w:r w:rsidR="00AF71A0" w:rsidRPr="00B80243">
        <w:t>, с помощью которой</w:t>
      </w:r>
      <w:r w:rsidRPr="00B80243">
        <w:t xml:space="preserve"> Баал-Шем-</w:t>
      </w:r>
      <w:proofErr w:type="spellStart"/>
      <w:r w:rsidRPr="00B80243">
        <w:t>Тов</w:t>
      </w:r>
      <w:proofErr w:type="spellEnd"/>
      <w:r w:rsidR="00AF71A0" w:rsidRPr="00B80243">
        <w:rPr>
          <w:rStyle w:val="af1"/>
        </w:rPr>
        <w:footnoteReference w:id="64"/>
      </w:r>
      <w:r w:rsidR="00AF71A0" w:rsidRPr="00B80243">
        <w:t xml:space="preserve"> </w:t>
      </w:r>
      <w:r w:rsidR="00BA47E2" w:rsidRPr="00B80243">
        <w:t>по</w:t>
      </w:r>
      <w:r w:rsidR="00AF71A0" w:rsidRPr="00B80243">
        <w:t>яснял сущность историй, рассказанны</w:t>
      </w:r>
      <w:r w:rsidR="00CA1DE9" w:rsidRPr="00B80243">
        <w:t>х</w:t>
      </w:r>
      <w:r w:rsidR="00AF71A0" w:rsidRPr="00B80243">
        <w:t xml:space="preserve"> в Торе</w:t>
      </w:r>
      <w:r w:rsidR="00950032" w:rsidRPr="00B80243">
        <w:t>:</w:t>
      </w:r>
      <w:r w:rsidR="00AF71A0" w:rsidRPr="00B80243">
        <w:t xml:space="preserve"> </w:t>
      </w:r>
    </w:p>
    <w:p w14:paraId="7BB47EED" w14:textId="1F2D4507" w:rsidR="00950032" w:rsidRPr="00B80243" w:rsidRDefault="00950032" w:rsidP="00AF71A0">
      <w:r w:rsidRPr="00B80243">
        <w:t>«</w:t>
      </w:r>
      <w:r w:rsidR="00CA1DE9" w:rsidRPr="00B80243">
        <w:t xml:space="preserve">Царь послал своего единственного сына в </w:t>
      </w:r>
      <w:del w:id="388" w:author="Alina Pozin" w:date="2025-02-26T13:15:00Z" w16du:dateUtc="2025-02-26T11:15:00Z">
        <w:r w:rsidR="00CA1DE9" w:rsidRPr="00B80243" w:rsidDel="00134745">
          <w:delText xml:space="preserve">дальнюю </w:delText>
        </w:r>
      </w:del>
      <w:ins w:id="389" w:author="Alina Pozin" w:date="2025-02-26T13:15:00Z" w16du:dateUtc="2025-02-26T11:15:00Z">
        <w:r w:rsidR="00134745" w:rsidRPr="00B80243">
          <w:t>дальн</w:t>
        </w:r>
        <w:r w:rsidR="00134745">
          <w:t>ие</w:t>
        </w:r>
        <w:r w:rsidR="00134745" w:rsidRPr="00B80243">
          <w:t xml:space="preserve"> </w:t>
        </w:r>
      </w:ins>
      <w:del w:id="390" w:author="Alina Pozin" w:date="2025-02-26T13:15:00Z" w16du:dateUtc="2025-02-26T11:15:00Z">
        <w:r w:rsidR="00CA1DE9" w:rsidRPr="00B80243" w:rsidDel="00134745">
          <w:delText>даль</w:delText>
        </w:r>
      </w:del>
      <w:ins w:id="391" w:author="Alina Pozin" w:date="2025-02-26T13:15:00Z" w16du:dateUtc="2025-02-26T11:15:00Z">
        <w:r w:rsidR="00134745">
          <w:t>края</w:t>
        </w:r>
      </w:ins>
      <w:r w:rsidR="00CA1DE9" w:rsidRPr="00B80243">
        <w:t>, чтобы</w:t>
      </w:r>
      <w:r w:rsidR="00615634" w:rsidRPr="00B80243">
        <w:t xml:space="preserve">, когда </w:t>
      </w:r>
      <w:r w:rsidR="00561321" w:rsidRPr="00B80243">
        <w:t>тот</w:t>
      </w:r>
      <w:r w:rsidR="00615634" w:rsidRPr="00B80243">
        <w:t xml:space="preserve"> вернется, царь </w:t>
      </w:r>
      <w:r w:rsidR="003634FE" w:rsidRPr="00B80243">
        <w:t>испытал наслаждение</w:t>
      </w:r>
      <w:ins w:id="392" w:author="Alina Pozin" w:date="2025-02-26T13:15:00Z" w16du:dateUtc="2025-02-26T11:15:00Z">
        <w:r w:rsidR="00134745">
          <w:t xml:space="preserve"> (от встречи)</w:t>
        </w:r>
      </w:ins>
      <w:r w:rsidR="003634FE" w:rsidRPr="00B80243">
        <w:t xml:space="preserve">. </w:t>
      </w:r>
      <w:r w:rsidR="00615634" w:rsidRPr="00B80243">
        <w:t xml:space="preserve">Но </w:t>
      </w:r>
      <w:r w:rsidR="003634FE" w:rsidRPr="00B80243">
        <w:t xml:space="preserve">за давностью лет </w:t>
      </w:r>
      <w:r w:rsidR="00561321" w:rsidRPr="00B80243">
        <w:t xml:space="preserve">сын </w:t>
      </w:r>
      <w:r w:rsidR="0013611D" w:rsidRPr="00B80243">
        <w:t xml:space="preserve">забыл обо всех царских </w:t>
      </w:r>
      <w:r w:rsidR="00561321" w:rsidRPr="00B80243">
        <w:t xml:space="preserve">удовольствиях и не хотел возвращаться. Он </w:t>
      </w:r>
      <w:r w:rsidR="00892207" w:rsidRPr="00B80243">
        <w:t>смешался с простонародьем и</w:t>
      </w:r>
      <w:r w:rsidR="0060551E" w:rsidRPr="00B80243">
        <w:t xml:space="preserve"> стал вести себя так же</w:t>
      </w:r>
      <w:ins w:id="393" w:author="Alina Pozin" w:date="2025-02-26T13:16:00Z" w16du:dateUtc="2025-02-26T11:16:00Z">
        <w:r w:rsidR="00134745">
          <w:t>,</w:t>
        </w:r>
      </w:ins>
      <w:r w:rsidR="003A47C4" w:rsidRPr="00B80243">
        <w:t xml:space="preserve"> как оно</w:t>
      </w:r>
      <w:r w:rsidR="0060551E" w:rsidRPr="00B80243">
        <w:t xml:space="preserve">. Царь послал </w:t>
      </w:r>
      <w:r w:rsidR="00AC630E" w:rsidRPr="00B80243">
        <w:t xml:space="preserve">за ним </w:t>
      </w:r>
      <w:r w:rsidR="00AC630E" w:rsidRPr="00B80243">
        <w:lastRenderedPageBreak/>
        <w:t xml:space="preserve">посланников, </w:t>
      </w:r>
      <w:r w:rsidR="0060551E" w:rsidRPr="00B80243">
        <w:t xml:space="preserve">но </w:t>
      </w:r>
      <w:r w:rsidR="0071012A" w:rsidRPr="00B80243">
        <w:t xml:space="preserve">сын возвращаться не </w:t>
      </w:r>
      <w:r w:rsidR="00393EE7" w:rsidRPr="00B80243">
        <w:t>за</w:t>
      </w:r>
      <w:r w:rsidR="0071012A" w:rsidRPr="00B80243">
        <w:t xml:space="preserve">хотел. </w:t>
      </w:r>
      <w:r w:rsidR="00D56DCD" w:rsidRPr="00B80243">
        <w:t xml:space="preserve">Царь посылал все </w:t>
      </w:r>
      <w:r w:rsidR="00250900" w:rsidRPr="00B80243">
        <w:t>бол</w:t>
      </w:r>
      <w:r w:rsidR="00F3305D" w:rsidRPr="00B80243">
        <w:t xml:space="preserve">ее </w:t>
      </w:r>
      <w:r w:rsidR="00250900" w:rsidRPr="00B80243">
        <w:t>знатных вельмож</w:t>
      </w:r>
      <w:r w:rsidR="00D56DCD" w:rsidRPr="00B80243">
        <w:t xml:space="preserve">, но </w:t>
      </w:r>
      <w:r w:rsidR="00393EE7" w:rsidRPr="00B80243">
        <w:t>с тем же результатом</w:t>
      </w:r>
      <w:r w:rsidR="00E7758D" w:rsidRPr="00B80243">
        <w:t xml:space="preserve">. </w:t>
      </w:r>
      <w:r w:rsidR="000217F5" w:rsidRPr="00B80243">
        <w:t xml:space="preserve">В конце концов нашелся один </w:t>
      </w:r>
      <w:r w:rsidR="00393EE7" w:rsidRPr="00B80243">
        <w:t xml:space="preserve">умный </w:t>
      </w:r>
      <w:r w:rsidR="000217F5" w:rsidRPr="00B80243">
        <w:t>вельможа</w:t>
      </w:r>
      <w:r w:rsidR="00393EE7" w:rsidRPr="00B80243">
        <w:t xml:space="preserve">. Что он сделал? Сменил </w:t>
      </w:r>
      <w:r w:rsidR="001024C3" w:rsidRPr="00B80243">
        <w:t xml:space="preserve">платье и изменил </w:t>
      </w:r>
      <w:r w:rsidR="00CD3986" w:rsidRPr="00B80243">
        <w:t xml:space="preserve">речь </w:t>
      </w:r>
      <w:r w:rsidR="00E7758D" w:rsidRPr="00B80243">
        <w:t>так</w:t>
      </w:r>
      <w:r w:rsidR="00CD3986" w:rsidRPr="00B80243">
        <w:t>им образом</w:t>
      </w:r>
      <w:r w:rsidR="00C96D56" w:rsidRPr="00B80243">
        <w:t xml:space="preserve">, </w:t>
      </w:r>
      <w:r w:rsidR="00E65DA6" w:rsidRPr="00B80243">
        <w:t xml:space="preserve">чтобы царский сын принял его за </w:t>
      </w:r>
      <w:r w:rsidR="00C96D56" w:rsidRPr="00B80243">
        <w:t>простолюдин</w:t>
      </w:r>
      <w:r w:rsidR="00E65DA6" w:rsidRPr="00B80243">
        <w:t xml:space="preserve">а и вступил </w:t>
      </w:r>
      <w:del w:id="394" w:author="Alina Pozin" w:date="2025-02-26T13:16:00Z" w16du:dateUtc="2025-02-26T11:16:00Z">
        <w:r w:rsidR="00E65DA6" w:rsidRPr="00B80243" w:rsidDel="00134745">
          <w:delText xml:space="preserve">бы </w:delText>
        </w:r>
      </w:del>
      <w:r w:rsidR="00E65DA6" w:rsidRPr="00B80243">
        <w:t>с ним в беседу</w:t>
      </w:r>
      <w:ins w:id="395" w:author="Alina Pozin" w:date="2025-02-26T13:16:00Z" w16du:dateUtc="2025-02-26T11:16:00Z">
        <w:r w:rsidR="00134745">
          <w:t>;</w:t>
        </w:r>
      </w:ins>
      <w:del w:id="396" w:author="Alina Pozin" w:date="2025-02-26T13:16:00Z" w16du:dateUtc="2025-02-26T11:16:00Z">
        <w:r w:rsidR="00E65DA6" w:rsidRPr="00B80243" w:rsidDel="00134745">
          <w:delText>,</w:delText>
        </w:r>
      </w:del>
      <w:r w:rsidR="00E65DA6" w:rsidRPr="00B80243">
        <w:t xml:space="preserve"> </w:t>
      </w:r>
      <w:r w:rsidR="001024C3" w:rsidRPr="00B80243">
        <w:t xml:space="preserve">тогда </w:t>
      </w:r>
      <w:r w:rsidR="00E65DA6" w:rsidRPr="00B80243">
        <w:t xml:space="preserve">он </w:t>
      </w:r>
      <w:r w:rsidR="00A74A70" w:rsidRPr="00B80243">
        <w:t>напомнит</w:t>
      </w:r>
      <w:r w:rsidR="000B5AD3" w:rsidRPr="00B80243">
        <w:t xml:space="preserve"> ему, насколько </w:t>
      </w:r>
      <w:r w:rsidR="00E7758D" w:rsidRPr="00B80243">
        <w:t>тот</w:t>
      </w:r>
      <w:r w:rsidR="000B5AD3" w:rsidRPr="00B80243">
        <w:t xml:space="preserve"> удалился от царских наслаждений, и </w:t>
      </w:r>
      <w:r w:rsidR="00CD3986" w:rsidRPr="00B80243">
        <w:t xml:space="preserve">научит, </w:t>
      </w:r>
      <w:r w:rsidR="000B5AD3" w:rsidRPr="00B80243">
        <w:t>как вернуться к отцу. И</w:t>
      </w:r>
      <w:r w:rsidR="009D1B6E" w:rsidRPr="00B80243">
        <w:t xml:space="preserve"> так </w:t>
      </w:r>
      <w:r w:rsidR="000B5AD3" w:rsidRPr="00B80243">
        <w:t>он смог его вернуть</w:t>
      </w:r>
      <w:r w:rsidRPr="00B80243">
        <w:t>»</w:t>
      </w:r>
      <w:r w:rsidR="00A74A70" w:rsidRPr="00B80243">
        <w:t>.</w:t>
      </w:r>
    </w:p>
    <w:p w14:paraId="5A25E5C1" w14:textId="7F4DEE7D" w:rsidR="001D6E75" w:rsidRPr="00B80243" w:rsidRDefault="00950032" w:rsidP="00AF71A0">
      <w:r w:rsidRPr="00B80243">
        <w:t>Объяснение</w:t>
      </w:r>
      <w:r w:rsidR="00A74A70" w:rsidRPr="00B80243">
        <w:t xml:space="preserve"> этой притчи</w:t>
      </w:r>
      <w:r w:rsidRPr="00B80243">
        <w:t xml:space="preserve">. </w:t>
      </w:r>
      <w:r w:rsidR="00246ED7" w:rsidRPr="00B80243">
        <w:t xml:space="preserve">Царь испытывает наслаждение и тогда, когда сын </w:t>
      </w:r>
      <w:del w:id="397" w:author="Alina Pozin" w:date="2025-02-26T13:16:00Z" w16du:dateUtc="2025-02-26T11:16:00Z">
        <w:r w:rsidR="00246ED7" w:rsidRPr="00B80243" w:rsidDel="00134745">
          <w:delText xml:space="preserve">с ним </w:delText>
        </w:r>
      </w:del>
      <w:r w:rsidR="00246ED7" w:rsidRPr="00B80243">
        <w:t>рядом</w:t>
      </w:r>
      <w:ins w:id="398" w:author="Alina Pozin" w:date="2025-02-26T13:16:00Z" w16du:dateUtc="2025-02-26T11:16:00Z">
        <w:r w:rsidR="00134745" w:rsidRPr="00134745">
          <w:t xml:space="preserve"> </w:t>
        </w:r>
        <w:r w:rsidR="00134745" w:rsidRPr="00B80243">
          <w:t>с ним</w:t>
        </w:r>
      </w:ins>
      <w:r w:rsidR="00E42792" w:rsidRPr="00B80243">
        <w:t xml:space="preserve">, но он </w:t>
      </w:r>
      <w:r w:rsidR="00A778F6" w:rsidRPr="00B80243">
        <w:t>за</w:t>
      </w:r>
      <w:r w:rsidR="00E42792" w:rsidRPr="00B80243">
        <w:t>хотел испытать</w:t>
      </w:r>
      <w:r w:rsidR="00A778F6" w:rsidRPr="00B80243">
        <w:t xml:space="preserve"> </w:t>
      </w:r>
      <w:bookmarkStart w:id="399" w:name="_Hlk61541501"/>
      <w:r w:rsidR="00A778F6" w:rsidRPr="00B80243">
        <w:rPr>
          <w:b/>
          <w:bCs/>
        </w:rPr>
        <w:t>еще</w:t>
      </w:r>
      <w:r w:rsidR="00E42792" w:rsidRPr="00B80243">
        <w:t xml:space="preserve"> </w:t>
      </w:r>
      <w:r w:rsidR="00E42792" w:rsidRPr="00B80243">
        <w:rPr>
          <w:b/>
          <w:bCs/>
        </w:rPr>
        <w:t>большее наслаждение</w:t>
      </w:r>
      <w:bookmarkEnd w:id="399"/>
      <w:r w:rsidR="00B41D64" w:rsidRPr="00B80243">
        <w:t xml:space="preserve">, для чего </w:t>
      </w:r>
      <w:r w:rsidR="00A778F6" w:rsidRPr="00B80243">
        <w:t>послал сына в дальн</w:t>
      </w:r>
      <w:del w:id="400" w:author="Alina Pozin" w:date="2025-02-26T13:17:00Z" w16du:dateUtc="2025-02-26T11:17:00Z">
        <w:r w:rsidR="00A778F6" w:rsidRPr="00B80243" w:rsidDel="00134745">
          <w:delText>юю даль</w:delText>
        </w:r>
      </w:del>
      <w:ins w:id="401" w:author="Alina Pozin" w:date="2025-02-26T13:17:00Z" w16du:dateUtc="2025-02-26T11:17:00Z">
        <w:r w:rsidR="00134745">
          <w:t>ие края</w:t>
        </w:r>
      </w:ins>
      <w:r w:rsidR="00C47550" w:rsidRPr="00B80243">
        <w:t xml:space="preserve">… </w:t>
      </w:r>
      <w:r w:rsidR="008D6B4C" w:rsidRPr="00B80243">
        <w:t>Сын же был возвращен посредством изменения одежды и речи, и в этом с</w:t>
      </w:r>
      <w:r w:rsidR="00B41D64" w:rsidRPr="00B80243">
        <w:t xml:space="preserve">ущность </w:t>
      </w:r>
      <w:r w:rsidR="008D6B4C" w:rsidRPr="00B80243">
        <w:t xml:space="preserve">историй, рассказанных в Торе. </w:t>
      </w:r>
    </w:p>
    <w:p w14:paraId="02BCD470" w14:textId="31F28A25" w:rsidR="00683C55" w:rsidRPr="00B80243" w:rsidRDefault="00683C55" w:rsidP="00AF71A0">
      <w:del w:id="402" w:author="Alina Pozin" w:date="2025-02-26T13:17:00Z" w16du:dateUtc="2025-02-26T11:17:00Z">
        <w:r w:rsidRPr="00B80243" w:rsidDel="00134745">
          <w:delText>То есть</w:delText>
        </w:r>
      </w:del>
      <w:ins w:id="403" w:author="Alina Pozin" w:date="2025-02-26T13:17:00Z" w16du:dateUtc="2025-02-26T11:17:00Z">
        <w:r w:rsidR="00134745">
          <w:t>Иными словами,</w:t>
        </w:r>
      </w:ins>
      <w:del w:id="404" w:author="Alina Pozin" w:date="2025-02-26T13:17:00Z" w16du:dateUtc="2025-02-26T11:17:00Z">
        <w:r w:rsidRPr="00B80243" w:rsidDel="00134745">
          <w:delText>,</w:delText>
        </w:r>
      </w:del>
      <w:r w:rsidRPr="00B80243">
        <w:t xml:space="preserve"> именно посредством облачения </w:t>
      </w:r>
      <w:ins w:id="405" w:author="Alina Pozin" w:date="2025-02-26T13:17:00Z" w16du:dateUtc="2025-02-26T11:17:00Z">
        <w:r w:rsidR="00134745">
          <w:t xml:space="preserve">мудрости </w:t>
        </w:r>
      </w:ins>
      <w:ins w:id="406" w:author="Alina Pozin" w:date="2025-02-26T13:18:00Z" w16du:dateUtc="2025-02-26T11:18:00Z">
        <w:r w:rsidR="00134745">
          <w:t>Т</w:t>
        </w:r>
      </w:ins>
      <w:ins w:id="407" w:author="Alina Pozin" w:date="2025-02-26T13:17:00Z" w16du:dateUtc="2025-02-26T11:17:00Z">
        <w:r w:rsidR="00134745">
          <w:t xml:space="preserve">оры </w:t>
        </w:r>
      </w:ins>
      <w:r w:rsidRPr="00B80243">
        <w:t xml:space="preserve">в </w:t>
      </w:r>
      <w:r w:rsidR="00FC3097" w:rsidRPr="00B80243">
        <w:t xml:space="preserve">сюжеты </w:t>
      </w:r>
      <w:r w:rsidRPr="00B80243">
        <w:t>материального мира</w:t>
      </w:r>
      <w:del w:id="408" w:author="Alina Pozin" w:date="2025-02-26T13:17:00Z" w16du:dateUtc="2025-02-26T11:17:00Z">
        <w:r w:rsidRPr="00B80243" w:rsidDel="00134745">
          <w:delText>,</w:delText>
        </w:r>
      </w:del>
      <w:r w:rsidRPr="00B80243">
        <w:t xml:space="preserve"> раскрывается «еще большее наслаждение», то есть </w:t>
      </w:r>
      <w:del w:id="409" w:author="Alina Pozin" w:date="2025-02-26T13:18:00Z" w16du:dateUtc="2025-02-26T11:18:00Z">
        <w:r w:rsidRPr="00B80243" w:rsidDel="00134745">
          <w:delText xml:space="preserve">такой </w:delText>
        </w:r>
      </w:del>
      <w:ins w:id="410" w:author="Alina Pozin" w:date="2025-02-26T13:18:00Z" w16du:dateUtc="2025-02-26T11:18:00Z">
        <w:r w:rsidR="00134745">
          <w:t>наивысший</w:t>
        </w:r>
        <w:r w:rsidR="00134745" w:rsidRPr="00B80243">
          <w:t xml:space="preserve"> </w:t>
        </w:r>
      </w:ins>
      <w:r w:rsidRPr="00B80243">
        <w:t>уровень наслаждения</w:t>
      </w:r>
      <w:del w:id="411" w:author="Alina Pozin" w:date="2025-02-26T13:18:00Z" w16du:dateUtc="2025-02-26T11:18:00Z">
        <w:r w:rsidRPr="00B80243" w:rsidDel="00134745">
          <w:delText xml:space="preserve">, который </w:delText>
        </w:r>
        <w:r w:rsidR="00CD7FD3" w:rsidRPr="00B80243" w:rsidDel="00134745">
          <w:delText xml:space="preserve">выше всех остальных уровней, </w:delText>
        </w:r>
        <w:r w:rsidR="00EB5D73" w:rsidRPr="00B80243" w:rsidDel="00134745">
          <w:delText xml:space="preserve">так что </w:delText>
        </w:r>
        <w:r w:rsidR="00CD7FD3" w:rsidRPr="00B80243" w:rsidDel="00134745">
          <w:delText xml:space="preserve">выше </w:delText>
        </w:r>
        <w:r w:rsidR="00EB5D73" w:rsidRPr="00B80243" w:rsidDel="00134745">
          <w:delText xml:space="preserve">него уже </w:delText>
        </w:r>
        <w:r w:rsidR="00CD7FD3" w:rsidRPr="00B80243" w:rsidDel="00134745">
          <w:delText>нет</w:delText>
        </w:r>
      </w:del>
      <w:r w:rsidR="00CD7FD3" w:rsidRPr="00B80243">
        <w:t xml:space="preserve">. </w:t>
      </w:r>
      <w:r w:rsidR="00EB5D73" w:rsidRPr="00B80243">
        <w:t xml:space="preserve">Как будет объясняться дальше, речь идет о так называемом </w:t>
      </w:r>
      <w:ins w:id="412" w:author="Alina Pozin" w:date="2025-02-26T13:18:00Z" w16du:dateUtc="2025-02-26T11:18:00Z">
        <w:r w:rsidR="00134745">
          <w:t>«</w:t>
        </w:r>
      </w:ins>
      <w:r w:rsidR="00EB5D73" w:rsidRPr="00B80243">
        <w:t>простом наслаждении</w:t>
      </w:r>
      <w:ins w:id="413" w:author="Alina Pozin" w:date="2025-02-26T13:18:00Z" w16du:dateUtc="2025-02-26T11:18:00Z">
        <w:r w:rsidR="00134745">
          <w:t>»</w:t>
        </w:r>
      </w:ins>
      <w:r w:rsidR="000B5899" w:rsidRPr="00B80243">
        <w:rPr>
          <w:rStyle w:val="af1"/>
        </w:rPr>
        <w:footnoteReference w:id="65"/>
      </w:r>
      <w:r w:rsidR="00EB5D73" w:rsidRPr="00B80243">
        <w:t xml:space="preserve">. </w:t>
      </w:r>
      <w:ins w:id="414" w:author="Alina Pozin" w:date="2025-02-26T13:17:00Z" w16du:dateUtc="2025-02-26T11:17:00Z">
        <w:r w:rsidR="00134745">
          <w:t xml:space="preserve"> </w:t>
        </w:r>
      </w:ins>
    </w:p>
    <w:p w14:paraId="1D3E850A" w14:textId="297D1131" w:rsidR="00316AFC" w:rsidRPr="00B80243" w:rsidRDefault="004B00B1" w:rsidP="00AF71A0">
      <w:r w:rsidRPr="00B80243">
        <w:t>2</w:t>
      </w:r>
    </w:p>
    <w:p w14:paraId="60C094CC" w14:textId="745DF9E9" w:rsidR="00786736" w:rsidRPr="00B80243" w:rsidRDefault="004B00B1" w:rsidP="00AF71A0">
      <w:r w:rsidRPr="00B80243">
        <w:t>Теперь понятно толкование Магид</w:t>
      </w:r>
      <w:r w:rsidR="008C79F9" w:rsidRPr="00B80243">
        <w:t>ом</w:t>
      </w:r>
      <w:r w:rsidRPr="00B80243">
        <w:t xml:space="preserve"> из </w:t>
      </w:r>
      <w:proofErr w:type="spellStart"/>
      <w:r w:rsidRPr="00B80243">
        <w:t>Межерича</w:t>
      </w:r>
      <w:proofErr w:type="spellEnd"/>
      <w:r w:rsidR="00680C7B" w:rsidRPr="00B80243">
        <w:rPr>
          <w:rStyle w:val="af1"/>
        </w:rPr>
        <w:footnoteReference w:id="66"/>
      </w:r>
      <w:r w:rsidRPr="00B80243">
        <w:t xml:space="preserve"> </w:t>
      </w:r>
      <w:r w:rsidR="00680C7B" w:rsidRPr="00B80243">
        <w:t>слов</w:t>
      </w:r>
      <w:del w:id="415" w:author="Alina Pozin" w:date="2025-02-26T13:19:00Z" w16du:dateUtc="2025-02-26T11:19:00Z">
        <w:r w:rsidRPr="00B80243" w:rsidDel="00134745">
          <w:delText>:</w:delText>
        </w:r>
      </w:del>
      <w:r w:rsidRPr="00B80243">
        <w:t xml:space="preserve"> </w:t>
      </w:r>
      <w:r w:rsidR="005A1077" w:rsidRPr="00B80243">
        <w:t>«</w:t>
      </w:r>
      <w:r w:rsidR="00D90C10" w:rsidRPr="00B80243">
        <w:t>На три дня пути мы уйдем в пустыню</w:t>
      </w:r>
      <w:r w:rsidR="008C79F9" w:rsidRPr="00B80243">
        <w:t>»</w:t>
      </w:r>
      <w:del w:id="416" w:author="Alina Pozin" w:date="2025-02-26T13:19:00Z" w16du:dateUtc="2025-02-26T11:19:00Z">
        <w:r w:rsidR="00D90C10" w:rsidRPr="00B80243" w:rsidDel="00134745">
          <w:delText>.</w:delText>
        </w:r>
      </w:del>
      <w:r w:rsidR="008C79F9" w:rsidRPr="00B80243">
        <w:rPr>
          <w:rStyle w:val="af1"/>
        </w:rPr>
        <w:footnoteReference w:id="67"/>
      </w:r>
      <w:ins w:id="417" w:author="Alina Pozin" w:date="2025-02-26T13:19:00Z" w16du:dateUtc="2025-02-26T11:19:00Z">
        <w:r w:rsidR="00134745">
          <w:t>.</w:t>
        </w:r>
      </w:ins>
      <w:r w:rsidR="00777983" w:rsidRPr="00B80243">
        <w:t xml:space="preserve"> В Синайском откровении Тора была дарована </w:t>
      </w:r>
      <w:r w:rsidR="00852F1D" w:rsidRPr="00B80243">
        <w:t xml:space="preserve">на уровне </w:t>
      </w:r>
      <w:r w:rsidR="00777983" w:rsidRPr="00B80243">
        <w:t>реч</w:t>
      </w:r>
      <w:r w:rsidR="005609B0" w:rsidRPr="00B80243">
        <w:t>и</w:t>
      </w:r>
      <w:r w:rsidR="00777983" w:rsidRPr="00B80243">
        <w:t>.</w:t>
      </w:r>
      <w:r w:rsidR="005609B0" w:rsidRPr="00B80243">
        <w:t xml:space="preserve"> Очевидно, что была также и мысль, ведь речь </w:t>
      </w:r>
      <w:r w:rsidR="006645EE" w:rsidRPr="00B80243">
        <w:t xml:space="preserve">проистекает из мысли. Выходит, что Тора была дарована </w:t>
      </w:r>
      <w:r w:rsidR="00852F1D" w:rsidRPr="00B80243">
        <w:t xml:space="preserve">на уровне </w:t>
      </w:r>
      <w:r w:rsidR="006645EE" w:rsidRPr="00B80243">
        <w:t xml:space="preserve">мысли и речи. </w:t>
      </w:r>
      <w:r w:rsidR="00FB02AC" w:rsidRPr="00B80243">
        <w:t>Действ</w:t>
      </w:r>
      <w:r w:rsidR="00E74FC6" w:rsidRPr="00B80243">
        <w:t xml:space="preserve">ие </w:t>
      </w:r>
      <w:r w:rsidR="00FB02AC" w:rsidRPr="00B80243">
        <w:t xml:space="preserve">же поручено нам. </w:t>
      </w:r>
      <w:r w:rsidR="00852F1D" w:rsidRPr="00B80243">
        <w:t xml:space="preserve">Когда мы выполняем заповеди практически, </w:t>
      </w:r>
      <w:r w:rsidR="00E74FC6" w:rsidRPr="00B80243">
        <w:t>то</w:t>
      </w:r>
      <w:r w:rsidR="00852F1D" w:rsidRPr="00B80243">
        <w:t xml:space="preserve"> соединяем дейс</w:t>
      </w:r>
      <w:r w:rsidR="00704567" w:rsidRPr="00B80243">
        <w:t>т</w:t>
      </w:r>
      <w:r w:rsidR="00852F1D" w:rsidRPr="00B80243">
        <w:t xml:space="preserve">вие </w:t>
      </w:r>
      <w:del w:id="418" w:author="Alina Pozin" w:date="2025-02-26T13:20:00Z" w16du:dateUtc="2025-02-26T11:20:00Z">
        <w:r w:rsidR="00852F1D" w:rsidRPr="00B80243" w:rsidDel="00134745">
          <w:delText xml:space="preserve">‒ </w:delText>
        </w:r>
      </w:del>
      <w:ins w:id="419" w:author="Alina Pozin" w:date="2025-02-26T13:20:00Z" w16du:dateUtc="2025-02-26T11:20:00Z">
        <w:r w:rsidR="00134745">
          <w:t>(</w:t>
        </w:r>
      </w:ins>
      <w:r w:rsidR="00852F1D" w:rsidRPr="00B80243">
        <w:t>мир Асия</w:t>
      </w:r>
      <w:ins w:id="420" w:author="Alina Pozin" w:date="2025-02-26T13:20:00Z" w16du:dateUtc="2025-02-26T11:20:00Z">
        <w:r w:rsidR="00134745">
          <w:t>)</w:t>
        </w:r>
      </w:ins>
      <w:del w:id="421" w:author="Alina Pozin" w:date="2025-02-26T13:20:00Z" w16du:dateUtc="2025-02-26T11:20:00Z">
        <w:r w:rsidR="00852F1D" w:rsidRPr="00B80243" w:rsidDel="00134745">
          <w:delText>,</w:delText>
        </w:r>
      </w:del>
      <w:r w:rsidR="00852F1D" w:rsidRPr="00B80243">
        <w:t xml:space="preserve"> </w:t>
      </w:r>
      <w:r w:rsidR="00704567" w:rsidRPr="00B80243">
        <w:t xml:space="preserve">с речью и мыслью </w:t>
      </w:r>
      <w:del w:id="422" w:author="Alina Pozin" w:date="2025-02-26T13:20:00Z" w16du:dateUtc="2025-02-26T11:20:00Z">
        <w:r w:rsidR="00704567" w:rsidRPr="00B80243" w:rsidDel="00134745">
          <w:delText xml:space="preserve">‒ </w:delText>
        </w:r>
      </w:del>
      <w:ins w:id="423" w:author="Alina Pozin" w:date="2025-02-26T13:20:00Z" w16du:dateUtc="2025-02-26T11:20:00Z">
        <w:r w:rsidR="00134745">
          <w:t>(</w:t>
        </w:r>
      </w:ins>
      <w:r w:rsidR="00704567" w:rsidRPr="00B80243">
        <w:t xml:space="preserve">мирами </w:t>
      </w:r>
      <w:del w:id="424" w:author="Alina Pozin" w:date="2025-02-26T13:20:00Z" w16du:dateUtc="2025-02-26T11:20:00Z">
        <w:r w:rsidR="00704567" w:rsidRPr="00B80243" w:rsidDel="00134745">
          <w:delText xml:space="preserve">Йецера </w:delText>
        </w:r>
      </w:del>
      <w:proofErr w:type="spellStart"/>
      <w:ins w:id="425" w:author="Alina Pozin" w:date="2025-02-26T13:20:00Z" w16du:dateUtc="2025-02-26T11:20:00Z">
        <w:r w:rsidR="00134745" w:rsidRPr="00B80243">
          <w:t>Йец</w:t>
        </w:r>
        <w:r w:rsidR="00134745">
          <w:t>и</w:t>
        </w:r>
        <w:r w:rsidR="00134745" w:rsidRPr="00B80243">
          <w:t>ра</w:t>
        </w:r>
        <w:proofErr w:type="spellEnd"/>
        <w:r w:rsidR="00134745" w:rsidRPr="00B80243">
          <w:t xml:space="preserve"> </w:t>
        </w:r>
      </w:ins>
      <w:r w:rsidR="00704567" w:rsidRPr="00B80243">
        <w:t xml:space="preserve">и </w:t>
      </w:r>
      <w:proofErr w:type="spellStart"/>
      <w:r w:rsidR="00704567" w:rsidRPr="00B80243">
        <w:t>Бриа</w:t>
      </w:r>
      <w:proofErr w:type="spellEnd"/>
      <w:ins w:id="426" w:author="Alina Pozin" w:date="2025-02-26T13:20:00Z" w16du:dateUtc="2025-02-26T11:20:00Z">
        <w:r w:rsidR="00134745">
          <w:t>)</w:t>
        </w:r>
      </w:ins>
      <w:r w:rsidR="00704567" w:rsidRPr="00B80243">
        <w:t xml:space="preserve">. Это </w:t>
      </w:r>
      <w:r w:rsidR="00863DD3" w:rsidRPr="00B80243">
        <w:t xml:space="preserve">и есть </w:t>
      </w:r>
      <w:r w:rsidR="00704567" w:rsidRPr="00B80243">
        <w:t>те три дня</w:t>
      </w:r>
      <w:r w:rsidR="00D932B8" w:rsidRPr="00B80243">
        <w:t xml:space="preserve"> пути, на которые </w:t>
      </w:r>
      <w:ins w:id="427" w:author="Alina Pozin" w:date="2025-02-26T13:21:00Z" w16du:dateUtc="2025-02-26T11:21:00Z">
        <w:r w:rsidR="009B6C41">
          <w:t>«</w:t>
        </w:r>
      </w:ins>
      <w:r w:rsidR="00D932B8" w:rsidRPr="00B80243">
        <w:t>мы уйдем в пустыню</w:t>
      </w:r>
      <w:ins w:id="428" w:author="Alina Pozin" w:date="2025-02-26T13:21:00Z" w16du:dateUtc="2025-02-26T11:21:00Z">
        <w:r w:rsidR="009B6C41">
          <w:t>»</w:t>
        </w:r>
      </w:ins>
      <w:r w:rsidR="00D932B8" w:rsidRPr="00B80243">
        <w:t>, то есть мы пройдем</w:t>
      </w:r>
      <w:r w:rsidR="00863DD3" w:rsidRPr="00B80243">
        <w:t xml:space="preserve"> </w:t>
      </w:r>
      <w:r w:rsidR="00D43ADC" w:rsidRPr="00B80243">
        <w:t xml:space="preserve">три мира </w:t>
      </w:r>
      <w:r w:rsidR="00863DD3" w:rsidRPr="00B80243">
        <w:t xml:space="preserve">в </w:t>
      </w:r>
      <w:ins w:id="429" w:author="Alina Pozin" w:date="2025-02-26T13:21:00Z" w16du:dateUtc="2025-02-26T11:21:00Z">
        <w:r w:rsidR="009B6C41">
          <w:t xml:space="preserve">процессе </w:t>
        </w:r>
      </w:ins>
      <w:del w:id="430" w:author="Alina Pozin" w:date="2025-02-26T13:21:00Z" w16du:dateUtc="2025-02-26T11:21:00Z">
        <w:r w:rsidR="00863DD3" w:rsidRPr="00B80243" w:rsidDel="009B6C41">
          <w:delText xml:space="preserve">получении </w:delText>
        </w:r>
      </w:del>
      <w:ins w:id="431" w:author="Alina Pozin" w:date="2025-02-26T13:21:00Z" w16du:dateUtc="2025-02-26T11:21:00Z">
        <w:r w:rsidR="009B6C41" w:rsidRPr="00B80243">
          <w:t>получени</w:t>
        </w:r>
        <w:r w:rsidR="009B6C41">
          <w:t>я</w:t>
        </w:r>
        <w:r w:rsidR="009B6C41" w:rsidRPr="00B80243">
          <w:t xml:space="preserve"> </w:t>
        </w:r>
      </w:ins>
      <w:r w:rsidR="00863DD3" w:rsidRPr="00B80243">
        <w:t>Торы.</w:t>
      </w:r>
    </w:p>
    <w:p w14:paraId="4987F238" w14:textId="202A5B67" w:rsidR="00554EE4" w:rsidRPr="00B80243" w:rsidRDefault="00786736" w:rsidP="00AF71A0">
      <w:r w:rsidRPr="00B80243">
        <w:t>Объясняя эту идею, Магид прежде всего говорит о</w:t>
      </w:r>
      <w:r w:rsidR="00747163" w:rsidRPr="00B80243">
        <w:t>б облачении Торы в миры</w:t>
      </w:r>
      <w:del w:id="432" w:author="Alina Pozin" w:date="2025-02-26T13:21:00Z" w16du:dateUtc="2025-02-26T11:21:00Z">
        <w:r w:rsidR="00747163" w:rsidRPr="00B80243" w:rsidDel="006865F4">
          <w:delText>,</w:delText>
        </w:r>
      </w:del>
      <w:r w:rsidR="00747163" w:rsidRPr="00B80243">
        <w:t xml:space="preserve"> ‒ чем дальше Тора удаляется от своего корня, тем </w:t>
      </w:r>
      <w:r w:rsidR="004B1ABB" w:rsidRPr="00B80243">
        <w:t>более сокращенн</w:t>
      </w:r>
      <w:r w:rsidR="00891B55" w:rsidRPr="00B80243">
        <w:t>ый вид она приобретает</w:t>
      </w:r>
      <w:r w:rsidR="004B1ABB" w:rsidRPr="00B80243">
        <w:t xml:space="preserve">. </w:t>
      </w:r>
      <w:r w:rsidR="00D81F92" w:rsidRPr="00B80243">
        <w:t xml:space="preserve">В нашем мире она сокращена в наибольшей степени, </w:t>
      </w:r>
      <w:r w:rsidR="00834D52" w:rsidRPr="00B80243">
        <w:t xml:space="preserve">так что </w:t>
      </w:r>
      <w:r w:rsidR="0092152A" w:rsidRPr="00B80243">
        <w:t xml:space="preserve">в ней </w:t>
      </w:r>
      <w:r w:rsidR="00D81F92" w:rsidRPr="00B80243">
        <w:t xml:space="preserve">практически </w:t>
      </w:r>
      <w:r w:rsidR="0092152A" w:rsidRPr="00B80243">
        <w:t xml:space="preserve">не осталось </w:t>
      </w:r>
      <w:r w:rsidR="00D81F92" w:rsidRPr="00B80243">
        <w:t>заповед</w:t>
      </w:r>
      <w:r w:rsidR="0092152A" w:rsidRPr="00B80243">
        <w:t>и</w:t>
      </w:r>
      <w:r w:rsidR="00D81F92" w:rsidRPr="00B80243">
        <w:t>,</w:t>
      </w:r>
      <w:r w:rsidR="0092152A" w:rsidRPr="00B80243">
        <w:t xml:space="preserve"> исполнение которой не </w:t>
      </w:r>
      <w:r w:rsidR="002055F1" w:rsidRPr="00B80243">
        <w:t xml:space="preserve">было бы </w:t>
      </w:r>
      <w:r w:rsidR="0092152A" w:rsidRPr="00B80243">
        <w:t xml:space="preserve">связано с </w:t>
      </w:r>
      <w:r w:rsidR="00891B55" w:rsidRPr="00B80243">
        <w:t>большим</w:t>
      </w:r>
      <w:r w:rsidR="0092152A" w:rsidRPr="00B80243">
        <w:t xml:space="preserve"> количеством ограничений</w:t>
      </w:r>
      <w:r w:rsidR="0034289C" w:rsidRPr="00B80243">
        <w:rPr>
          <w:rStyle w:val="af1"/>
        </w:rPr>
        <w:footnoteReference w:id="68"/>
      </w:r>
      <w:r w:rsidR="0092152A" w:rsidRPr="00B80243">
        <w:t xml:space="preserve">. </w:t>
      </w:r>
      <w:r w:rsidR="005324DD" w:rsidRPr="00B80243">
        <w:t>Если человек чист и возвышен и во время исполнения заповеди видит высшие миры, то он испытывает большое наслаждение</w:t>
      </w:r>
      <w:ins w:id="437" w:author="Alina Pozin" w:date="2025-02-26T13:22:00Z" w16du:dateUtc="2025-02-26T11:22:00Z">
        <w:r w:rsidR="006865F4">
          <w:t>.</w:t>
        </w:r>
      </w:ins>
      <w:del w:id="438" w:author="Alina Pozin" w:date="2025-02-26T13:22:00Z" w16du:dateUtc="2025-02-26T11:22:00Z">
        <w:r w:rsidR="003B3E14" w:rsidRPr="00B80243" w:rsidDel="006865F4">
          <w:delText>,</w:delText>
        </w:r>
      </w:del>
      <w:r w:rsidR="003B3E14" w:rsidRPr="00B80243">
        <w:t xml:space="preserve"> </w:t>
      </w:r>
      <w:del w:id="439" w:author="Alina Pozin" w:date="2025-02-26T13:22:00Z" w16du:dateUtc="2025-02-26T11:22:00Z">
        <w:r w:rsidR="003B3E14" w:rsidRPr="00B80243" w:rsidDel="006865F4">
          <w:delText xml:space="preserve">потому что любая вещь, </w:delText>
        </w:r>
      </w:del>
      <w:ins w:id="440" w:author="Alina Pozin" w:date="2025-02-26T13:22:00Z" w16du:dateUtc="2025-02-26T11:22:00Z">
        <w:r w:rsidR="006865F4">
          <w:t xml:space="preserve">Ведь </w:t>
        </w:r>
      </w:ins>
      <w:r w:rsidR="003B3E14" w:rsidRPr="00B80243">
        <w:t xml:space="preserve">чем </w:t>
      </w:r>
      <w:ins w:id="441" w:author="Alina Pozin" w:date="2025-02-26T13:22:00Z" w16du:dateUtc="2025-02-26T11:22:00Z">
        <w:r w:rsidR="006865F4">
          <w:t xml:space="preserve">выше уровень, на котором </w:t>
        </w:r>
      </w:ins>
      <w:del w:id="442" w:author="Alina Pozin" w:date="2025-02-26T13:23:00Z" w16du:dateUtc="2025-02-26T11:23:00Z">
        <w:r w:rsidR="003B3E14" w:rsidRPr="00B80243" w:rsidDel="006865F4">
          <w:delText xml:space="preserve">на более высоком уровне </w:delText>
        </w:r>
      </w:del>
      <w:r w:rsidR="003B3E14" w:rsidRPr="00B80243">
        <w:t>находится</w:t>
      </w:r>
      <w:ins w:id="443" w:author="Alina Pozin" w:date="2025-02-26T13:23:00Z" w16du:dateUtc="2025-02-26T11:23:00Z">
        <w:r w:rsidR="006865F4">
          <w:t xml:space="preserve"> некая вещь</w:t>
        </w:r>
      </w:ins>
      <w:r w:rsidR="003B3E14" w:rsidRPr="00B80243">
        <w:t>, тем она шире</w:t>
      </w:r>
      <w:r w:rsidR="00A52984" w:rsidRPr="00B80243">
        <w:t xml:space="preserve">, </w:t>
      </w:r>
      <w:del w:id="444" w:author="Alina Pozin" w:date="2025-02-26T13:23:00Z" w16du:dateUtc="2025-02-26T11:23:00Z">
        <w:r w:rsidR="00A52984" w:rsidRPr="00B80243" w:rsidDel="006865F4">
          <w:delText>в смысле</w:delText>
        </w:r>
      </w:del>
      <w:ins w:id="445" w:author="Alina Pozin" w:date="2025-02-26T13:23:00Z" w16du:dateUtc="2025-02-26T11:23:00Z">
        <w:r w:rsidR="006865F4">
          <w:t>то есть</w:t>
        </w:r>
      </w:ins>
      <w:r w:rsidR="00A52984" w:rsidRPr="00B80243">
        <w:t xml:space="preserve"> в ней меньше ограничений. </w:t>
      </w:r>
    </w:p>
    <w:p w14:paraId="3E094B6C" w14:textId="1A6458DC" w:rsidR="004B00B1" w:rsidRPr="00B80243" w:rsidRDefault="00554EE4" w:rsidP="00AF71A0">
      <w:r w:rsidRPr="00B80243">
        <w:t>Поэтому говорится в Талмуде</w:t>
      </w:r>
      <w:r w:rsidRPr="00B80243">
        <w:rPr>
          <w:rStyle w:val="af1"/>
        </w:rPr>
        <w:footnoteReference w:id="69"/>
      </w:r>
      <w:r w:rsidRPr="00B80243">
        <w:t xml:space="preserve">, что </w:t>
      </w:r>
      <w:proofErr w:type="spellStart"/>
      <w:r w:rsidRPr="00B80243">
        <w:t>Йехезкель</w:t>
      </w:r>
      <w:proofErr w:type="spellEnd"/>
      <w:r w:rsidR="00AA7EF8" w:rsidRPr="00B80243">
        <w:t>, который</w:t>
      </w:r>
      <w:r w:rsidRPr="00B80243">
        <w:t xml:space="preserve"> видел Тору</w:t>
      </w:r>
      <w:r w:rsidR="000D1DF4" w:rsidRPr="00B80243">
        <w:t xml:space="preserve"> </w:t>
      </w:r>
      <w:r w:rsidR="00AA7EF8" w:rsidRPr="00B80243">
        <w:t>в верхних мирах</w:t>
      </w:r>
      <w:r w:rsidR="001369A6" w:rsidRPr="00B80243">
        <w:t xml:space="preserve"> и</w:t>
      </w:r>
      <w:r w:rsidR="00AA7EF8" w:rsidRPr="00B80243">
        <w:t xml:space="preserve"> </w:t>
      </w:r>
      <w:r w:rsidR="00831797" w:rsidRPr="00B80243">
        <w:t xml:space="preserve">испытывал безграничное наслаждение, </w:t>
      </w:r>
      <w:r w:rsidR="00AA7EF8" w:rsidRPr="00B80243">
        <w:t xml:space="preserve">не видел ее </w:t>
      </w:r>
      <w:r w:rsidR="000D1DF4" w:rsidRPr="00B80243">
        <w:t xml:space="preserve">ограниченной, как сказано: «И Он развернул его </w:t>
      </w:r>
      <w:r w:rsidR="001937C5" w:rsidRPr="00B80243">
        <w:t>(</w:t>
      </w:r>
      <w:del w:id="446" w:author="Alina Pozin" w:date="2025-02-26T13:23:00Z" w16du:dateUtc="2025-02-26T11:23:00Z">
        <w:r w:rsidR="001937C5" w:rsidRPr="00B80243" w:rsidDel="006865F4">
          <w:delText xml:space="preserve">‒ </w:delText>
        </w:r>
      </w:del>
      <w:r w:rsidR="001937C5" w:rsidRPr="00B80243">
        <w:t xml:space="preserve">свиток Торы) </w:t>
      </w:r>
      <w:r w:rsidR="000D1DF4" w:rsidRPr="00B80243">
        <w:t xml:space="preserve">предо мною, и он исписан снаружи </w:t>
      </w:r>
      <w:r w:rsidR="000D1DF4" w:rsidRPr="00B80243">
        <w:lastRenderedPageBreak/>
        <w:t>и внутри</w:t>
      </w:r>
      <w:r w:rsidR="001937C5" w:rsidRPr="00B80243">
        <w:t>»</w:t>
      </w:r>
      <w:del w:id="447" w:author="Alina Pozin" w:date="2025-02-26T13:23:00Z" w16du:dateUtc="2025-02-26T11:23:00Z">
        <w:r w:rsidR="008C15EE" w:rsidRPr="00B80243" w:rsidDel="006865F4">
          <w:rPr>
            <w:rStyle w:val="a5"/>
          </w:rPr>
          <w:delText xml:space="preserve"> </w:delText>
        </w:r>
      </w:del>
      <w:r w:rsidR="008C15EE" w:rsidRPr="00B80243">
        <w:rPr>
          <w:rStyle w:val="af1"/>
        </w:rPr>
        <w:footnoteReference w:id="70"/>
      </w:r>
      <w:r w:rsidR="008C15EE" w:rsidRPr="00B80243">
        <w:t>.</w:t>
      </w:r>
      <w:r w:rsidR="001369A6" w:rsidRPr="00B80243">
        <w:t xml:space="preserve"> А </w:t>
      </w:r>
      <w:proofErr w:type="spellStart"/>
      <w:r w:rsidR="00831797" w:rsidRPr="00B80243">
        <w:t>З</w:t>
      </w:r>
      <w:ins w:id="448" w:author="Alina Pozin" w:date="2025-02-26T13:23:00Z" w16du:dateUtc="2025-02-26T11:23:00Z">
        <w:r w:rsidR="006865F4">
          <w:t>е</w:t>
        </w:r>
      </w:ins>
      <w:r w:rsidR="00831797" w:rsidRPr="00B80243">
        <w:t>харья</w:t>
      </w:r>
      <w:proofErr w:type="spellEnd"/>
      <w:r w:rsidR="00831797" w:rsidRPr="00B80243">
        <w:t xml:space="preserve"> видел </w:t>
      </w:r>
      <w:r w:rsidR="00560621" w:rsidRPr="00B80243">
        <w:t xml:space="preserve">Тору на уровне </w:t>
      </w:r>
      <w:r w:rsidR="00831797" w:rsidRPr="00B80243">
        <w:t xml:space="preserve">речи, </w:t>
      </w:r>
      <w:r w:rsidR="00560621" w:rsidRPr="00B80243">
        <w:t xml:space="preserve">поэтому </w:t>
      </w:r>
      <w:r w:rsidR="001369A6" w:rsidRPr="00B80243">
        <w:t xml:space="preserve">она представилась ему </w:t>
      </w:r>
      <w:r w:rsidR="008C15EE" w:rsidRPr="00B80243">
        <w:t>«</w:t>
      </w:r>
      <w:r w:rsidR="00D323DC" w:rsidRPr="00B80243">
        <w:t>свитком</w:t>
      </w:r>
      <w:r w:rsidR="003C1BAB" w:rsidRPr="00B80243">
        <w:t xml:space="preserve">… </w:t>
      </w:r>
      <w:r w:rsidR="008C15EE" w:rsidRPr="00B80243">
        <w:t>длинной в двадцать локтей и шириной в десять»</w:t>
      </w:r>
      <w:r w:rsidR="000E79BA" w:rsidRPr="00B80243">
        <w:rPr>
          <w:rStyle w:val="af1"/>
        </w:rPr>
        <w:footnoteReference w:id="71"/>
      </w:r>
      <w:r w:rsidR="000E79BA" w:rsidRPr="00B80243">
        <w:t>. Ведь речь, как известно, ограничен</w:t>
      </w:r>
      <w:del w:id="450" w:author="Alina Pozin" w:date="2025-02-26T13:24:00Z" w16du:dateUtc="2025-02-26T11:24:00Z">
        <w:r w:rsidR="000E79BA" w:rsidRPr="00B80243" w:rsidDel="006865F4">
          <w:delText>н</w:delText>
        </w:r>
      </w:del>
      <w:r w:rsidR="000E79BA" w:rsidRPr="00B80243">
        <w:t xml:space="preserve">а, </w:t>
      </w:r>
      <w:r w:rsidR="00D114EF" w:rsidRPr="00B80243">
        <w:t xml:space="preserve">вот он и </w:t>
      </w:r>
      <w:r w:rsidR="00D323DC" w:rsidRPr="00B80243">
        <w:t>у</w:t>
      </w:r>
      <w:r w:rsidR="00D114EF" w:rsidRPr="00B80243">
        <w:t xml:space="preserve">видел Тору </w:t>
      </w:r>
      <w:r w:rsidR="00D323DC" w:rsidRPr="00B80243">
        <w:t xml:space="preserve">свитком </w:t>
      </w:r>
      <w:r w:rsidR="00D114EF" w:rsidRPr="00B80243">
        <w:t>о</w:t>
      </w:r>
      <w:r w:rsidR="003C1BAB" w:rsidRPr="00B80243">
        <w:t xml:space="preserve">граниченного </w:t>
      </w:r>
      <w:r w:rsidR="00D114EF" w:rsidRPr="00B80243">
        <w:t xml:space="preserve">размера. </w:t>
      </w:r>
      <w:r w:rsidR="000E79BA" w:rsidRPr="00B80243">
        <w:t xml:space="preserve"> </w:t>
      </w:r>
    </w:p>
    <w:p w14:paraId="281AB051" w14:textId="109BDBAA" w:rsidR="00AE1D7D" w:rsidRPr="00B80243" w:rsidRDefault="00D323DC" w:rsidP="00AF71A0">
      <w:r w:rsidRPr="00B80243">
        <w:t>Из-за того</w:t>
      </w:r>
      <w:del w:id="451" w:author="Alina Pozin" w:date="2025-02-26T13:24:00Z" w16du:dateUtc="2025-02-26T11:24:00Z">
        <w:r w:rsidRPr="00B80243" w:rsidDel="005530E0">
          <w:delText>,</w:delText>
        </w:r>
      </w:del>
      <w:r w:rsidRPr="00B80243">
        <w:t xml:space="preserve"> что Тора и заповеди в нашем мире ограничены, </w:t>
      </w:r>
      <w:r w:rsidR="0072277F" w:rsidRPr="00B80243">
        <w:t xml:space="preserve">каждый исполняющий заповедь должен подразумевать, что </w:t>
      </w:r>
      <w:r w:rsidR="0054439E" w:rsidRPr="00B80243">
        <w:t>исполняет ее на уровне действия, речи и мысли. Т</w:t>
      </w:r>
      <w:r w:rsidR="007E0F89" w:rsidRPr="00B80243">
        <w:t xml:space="preserve">огда </w:t>
      </w:r>
      <w:r w:rsidR="0054439E" w:rsidRPr="00B80243">
        <w:t xml:space="preserve">он </w:t>
      </w:r>
      <w:r w:rsidR="00BC1F9C" w:rsidRPr="00B80243">
        <w:t xml:space="preserve">поднимет </w:t>
      </w:r>
      <w:r w:rsidR="0054439E" w:rsidRPr="00B80243">
        <w:t>заповед</w:t>
      </w:r>
      <w:r w:rsidR="00BC1F9C" w:rsidRPr="00B80243">
        <w:t>и</w:t>
      </w:r>
      <w:r w:rsidR="0054439E" w:rsidRPr="00B80243">
        <w:t xml:space="preserve"> над материальностью</w:t>
      </w:r>
      <w:r w:rsidR="00BC1F9C" w:rsidRPr="00B80243">
        <w:t>, прибли</w:t>
      </w:r>
      <w:r w:rsidR="007E0F89" w:rsidRPr="00B80243">
        <w:t xml:space="preserve">зит </w:t>
      </w:r>
      <w:r w:rsidR="00BC1F9C" w:rsidRPr="00B80243">
        <w:t>их к их корню и соедин</w:t>
      </w:r>
      <w:r w:rsidR="007E0F89" w:rsidRPr="00B80243">
        <w:t>и</w:t>
      </w:r>
      <w:r w:rsidR="00BC1F9C" w:rsidRPr="00B80243">
        <w:t>т</w:t>
      </w:r>
      <w:r w:rsidR="00AE1D7D" w:rsidRPr="00B80243">
        <w:t xml:space="preserve"> с верхними мирами. </w:t>
      </w:r>
    </w:p>
    <w:p w14:paraId="55A45D3D" w14:textId="346DC20C" w:rsidR="009F0027" w:rsidRPr="00B80243" w:rsidRDefault="007E2F58" w:rsidP="009F0027">
      <w:r w:rsidRPr="00B80243">
        <w:t>Г</w:t>
      </w:r>
      <w:r w:rsidR="00AE1D7D" w:rsidRPr="00B80243">
        <w:t>лавн</w:t>
      </w:r>
      <w:r w:rsidRPr="00B80243">
        <w:t xml:space="preserve">ым здесь является </w:t>
      </w:r>
      <w:r w:rsidR="00AE1D7D" w:rsidRPr="00B80243">
        <w:t>наслаждение</w:t>
      </w:r>
      <w:r w:rsidR="00F25D02" w:rsidRPr="00B80243">
        <w:t xml:space="preserve">, ощущаемое человеком </w:t>
      </w:r>
      <w:r w:rsidR="000B3A92" w:rsidRPr="00B80243">
        <w:t>при исполнении</w:t>
      </w:r>
      <w:r w:rsidRPr="00B80243">
        <w:t xml:space="preserve"> заповеди, потому что наслаждение соединяет две, </w:t>
      </w:r>
      <w:r w:rsidR="006A5B2A" w:rsidRPr="00B80243">
        <w:t>казалось бы,</w:t>
      </w:r>
      <w:r w:rsidRPr="00B80243">
        <w:t xml:space="preserve"> не имеющие друг к другу </w:t>
      </w:r>
      <w:r w:rsidR="00260BD7" w:rsidRPr="00B80243">
        <w:t>отношения</w:t>
      </w:r>
      <w:ins w:id="452" w:author="Alina Pozin" w:date="2025-02-26T13:25:00Z" w16du:dateUtc="2025-02-26T11:25:00Z">
        <w:r w:rsidR="00F475EF">
          <w:t xml:space="preserve"> и</w:t>
        </w:r>
      </w:ins>
      <w:del w:id="453" w:author="Alina Pozin" w:date="2025-02-26T13:25:00Z" w16du:dateUtc="2025-02-26T11:25:00Z">
        <w:r w:rsidR="00260BD7" w:rsidRPr="00B80243" w:rsidDel="00F475EF">
          <w:delText>,</w:delText>
        </w:r>
      </w:del>
      <w:r w:rsidR="00260BD7" w:rsidRPr="00B80243">
        <w:t xml:space="preserve"> </w:t>
      </w:r>
      <w:r w:rsidRPr="00B80243">
        <w:t xml:space="preserve">даже противоположные вещи в одно целое. </w:t>
      </w:r>
      <w:r w:rsidR="00260BD7" w:rsidRPr="00B80243">
        <w:t xml:space="preserve">Тем самым </w:t>
      </w:r>
      <w:r w:rsidR="00346475" w:rsidRPr="00B80243">
        <w:t>человек</w:t>
      </w:r>
      <w:r w:rsidR="000B3A92" w:rsidRPr="00B80243">
        <w:t xml:space="preserve"> </w:t>
      </w:r>
      <w:r w:rsidR="00346475" w:rsidRPr="00B80243">
        <w:t xml:space="preserve">соединяет все миры со Святым, благословен Он. </w:t>
      </w:r>
    </w:p>
    <w:p w14:paraId="59BCD6FE" w14:textId="640B1889" w:rsidR="00346475" w:rsidRPr="00B80243" w:rsidRDefault="00346475" w:rsidP="009F0027">
      <w:r w:rsidRPr="00B80243">
        <w:t>(</w:t>
      </w:r>
      <w:r w:rsidR="009F0027" w:rsidRPr="00B80243">
        <w:t xml:space="preserve">Конец </w:t>
      </w:r>
      <w:r w:rsidRPr="00B80243">
        <w:t>изложения идеи Магида)</w:t>
      </w:r>
    </w:p>
    <w:p w14:paraId="18B91B69" w14:textId="650FC1BB" w:rsidR="00B21C4D" w:rsidRPr="00B80243" w:rsidRDefault="00B21C4D" w:rsidP="009F0027">
      <w:r w:rsidRPr="00B80243">
        <w:t>3</w:t>
      </w:r>
    </w:p>
    <w:p w14:paraId="28882084" w14:textId="3B482FF7" w:rsidR="00B21C4D" w:rsidRPr="00B80243" w:rsidRDefault="0075693A" w:rsidP="006D4CCB">
      <w:r w:rsidRPr="00B80243">
        <w:t xml:space="preserve">После этого толкования Магида возникает вопрос: если основная часть заповеди находится в верхних мирах, </w:t>
      </w:r>
      <w:r w:rsidR="006D4CCB" w:rsidRPr="00B80243">
        <w:t xml:space="preserve">к чему выполнять </w:t>
      </w:r>
      <w:r w:rsidRPr="00B80243">
        <w:t>ее практическ</w:t>
      </w:r>
      <w:r w:rsidR="006D4CCB" w:rsidRPr="00B80243">
        <w:t xml:space="preserve">и? Ведь </w:t>
      </w:r>
      <w:r w:rsidR="005659AA" w:rsidRPr="00B80243">
        <w:t xml:space="preserve">на уровне </w:t>
      </w:r>
      <w:r w:rsidR="007D625E" w:rsidRPr="00B80243">
        <w:t>речи наслаждени</w:t>
      </w:r>
      <w:r w:rsidR="005659AA" w:rsidRPr="00B80243">
        <w:t>е</w:t>
      </w:r>
      <w:r w:rsidR="007D625E" w:rsidRPr="00B80243">
        <w:t xml:space="preserve"> больше, а </w:t>
      </w:r>
      <w:r w:rsidR="005659AA" w:rsidRPr="00B80243">
        <w:t xml:space="preserve">на уровне </w:t>
      </w:r>
      <w:r w:rsidR="006D4CCB" w:rsidRPr="00B80243">
        <w:t>мысли, на которо</w:t>
      </w:r>
      <w:r w:rsidR="005659AA" w:rsidRPr="00B80243">
        <w:t>м</w:t>
      </w:r>
      <w:r w:rsidR="006D4CCB" w:rsidRPr="00B80243">
        <w:t xml:space="preserve"> Тора </w:t>
      </w:r>
      <w:del w:id="454" w:author="Alina Pozin" w:date="2025-02-26T13:25:00Z" w16du:dateUtc="2025-02-26T11:25:00Z">
        <w:r w:rsidR="006D4CCB" w:rsidRPr="00B80243" w:rsidDel="009E08ED">
          <w:delText xml:space="preserve">была </w:delText>
        </w:r>
      </w:del>
      <w:ins w:id="455" w:author="Alina Pozin" w:date="2025-02-26T13:25:00Z" w16du:dateUtc="2025-02-26T11:25:00Z">
        <w:r w:rsidR="009E08ED">
          <w:t>находилась</w:t>
        </w:r>
        <w:r w:rsidR="009E08ED" w:rsidRPr="00B80243">
          <w:t xml:space="preserve"> </w:t>
        </w:r>
      </w:ins>
      <w:r w:rsidR="006D4CCB" w:rsidRPr="00B80243">
        <w:t xml:space="preserve">до </w:t>
      </w:r>
      <w:r w:rsidR="005659AA" w:rsidRPr="00B80243">
        <w:t xml:space="preserve">ее </w:t>
      </w:r>
      <w:r w:rsidR="006D4CCB" w:rsidRPr="00B80243">
        <w:t xml:space="preserve">дарования, </w:t>
      </w:r>
      <w:r w:rsidR="007D625E" w:rsidRPr="00B80243">
        <w:t>еще больше. Сам Магид</w:t>
      </w:r>
      <w:r w:rsidR="005659AA" w:rsidRPr="00B80243">
        <w:t xml:space="preserve"> </w:t>
      </w:r>
      <w:r w:rsidR="007D625E" w:rsidRPr="00B80243">
        <w:t>говорит, что чем ниже, тем больше ограничений</w:t>
      </w:r>
      <w:del w:id="456" w:author="Alina Pozin" w:date="2025-02-26T13:25:00Z" w16du:dateUtc="2025-02-26T11:25:00Z">
        <w:r w:rsidR="00042E00" w:rsidRPr="00B80243" w:rsidDel="009E08ED">
          <w:delText>,</w:delText>
        </w:r>
      </w:del>
      <w:r w:rsidR="00042E00" w:rsidRPr="00B80243">
        <w:t xml:space="preserve"> и</w:t>
      </w:r>
      <w:ins w:id="457" w:author="Alina Pozin" w:date="2025-02-26T13:26:00Z" w16du:dateUtc="2025-02-26T11:26:00Z">
        <w:r w:rsidR="009E08ED">
          <w:t>,</w:t>
        </w:r>
      </w:ins>
      <w:r w:rsidR="00042E00" w:rsidRPr="00B80243">
        <w:t xml:space="preserve"> следовательно, меньше наслаждения. А если так, для чего </w:t>
      </w:r>
      <w:r w:rsidR="006B6390" w:rsidRPr="00B80243">
        <w:t xml:space="preserve">«на три дня пути мы уйдем в пустыню», </w:t>
      </w:r>
      <w:del w:id="458" w:author="Alina Pozin" w:date="2025-02-26T13:26:00Z" w16du:dateUtc="2025-02-26T11:26:00Z">
        <w:r w:rsidR="006B6390" w:rsidRPr="00B80243" w:rsidDel="009E08ED">
          <w:delText>в смысле</w:delText>
        </w:r>
      </w:del>
      <w:ins w:id="459" w:author="Alina Pozin" w:date="2025-02-26T13:26:00Z" w16du:dateUtc="2025-02-26T11:26:00Z">
        <w:r w:rsidR="009E08ED">
          <w:t>то есть</w:t>
        </w:r>
      </w:ins>
      <w:r w:rsidR="006B6390" w:rsidRPr="00B80243">
        <w:t xml:space="preserve"> спустимся вни</w:t>
      </w:r>
      <w:r w:rsidR="001E53BE" w:rsidRPr="00B80243">
        <w:t>з</w:t>
      </w:r>
      <w:r w:rsidR="006B6390" w:rsidRPr="00B80243">
        <w:t xml:space="preserve"> на три мира, включая мир Асия, в котором наслаждение минимально</w:t>
      </w:r>
      <w:r w:rsidR="001E53BE" w:rsidRPr="00B80243">
        <w:t>, чтобы там получить Тору?</w:t>
      </w:r>
    </w:p>
    <w:p w14:paraId="4706A9B4" w14:textId="31155925" w:rsidR="005F0658" w:rsidRPr="00B80243" w:rsidRDefault="003D572F" w:rsidP="006D4CCB">
      <w:r w:rsidRPr="00B80243">
        <w:t xml:space="preserve">Для </w:t>
      </w:r>
      <w:del w:id="460" w:author="Alina Pozin" w:date="2025-02-26T13:27:00Z" w16du:dateUtc="2025-02-26T11:27:00Z">
        <w:r w:rsidRPr="00B80243" w:rsidDel="000954DC">
          <w:delText xml:space="preserve">объяснения </w:delText>
        </w:r>
      </w:del>
      <w:ins w:id="461" w:author="Alina Pozin" w:date="2025-02-26T13:27:00Z" w16du:dateUtc="2025-02-26T11:27:00Z">
        <w:r w:rsidR="000954DC" w:rsidRPr="00B80243">
          <w:t>о</w:t>
        </w:r>
        <w:r w:rsidR="000954DC">
          <w:t>твета на этот вопрос</w:t>
        </w:r>
        <w:r w:rsidR="000954DC" w:rsidRPr="00B80243">
          <w:t xml:space="preserve"> </w:t>
        </w:r>
      </w:ins>
      <w:r w:rsidRPr="00B80243">
        <w:t>привлечем идею Баал-Шем-</w:t>
      </w:r>
      <w:proofErr w:type="spellStart"/>
      <w:r w:rsidRPr="00B80243">
        <w:t>Това</w:t>
      </w:r>
      <w:proofErr w:type="spellEnd"/>
      <w:r w:rsidRPr="00B80243">
        <w:t xml:space="preserve">, о которой говорилось выше: </w:t>
      </w:r>
      <w:r w:rsidR="00E325DC" w:rsidRPr="00B80243">
        <w:t xml:space="preserve">благодаря </w:t>
      </w:r>
      <w:r w:rsidR="0002444E" w:rsidRPr="00B80243">
        <w:t>облачени</w:t>
      </w:r>
      <w:r w:rsidR="00E325DC" w:rsidRPr="00B80243">
        <w:t>ю</w:t>
      </w:r>
      <w:r w:rsidR="0002444E" w:rsidRPr="00B80243">
        <w:t xml:space="preserve"> Торы в сюжеты материального мира наслаждение увеличи</w:t>
      </w:r>
      <w:r w:rsidR="00926483" w:rsidRPr="00B80243">
        <w:t>вае</w:t>
      </w:r>
      <w:r w:rsidR="0002444E" w:rsidRPr="00B80243">
        <w:t xml:space="preserve">тся. </w:t>
      </w:r>
      <w:r w:rsidR="005F0658" w:rsidRPr="00B80243">
        <w:t xml:space="preserve">Также </w:t>
      </w:r>
      <w:r w:rsidR="00CE3A29" w:rsidRPr="00B80243">
        <w:t xml:space="preserve">из толкования </w:t>
      </w:r>
      <w:r w:rsidR="00926483" w:rsidRPr="00B80243">
        <w:t xml:space="preserve">самого </w:t>
      </w:r>
      <w:r w:rsidR="00CE3A29" w:rsidRPr="00B80243">
        <w:t>Магида, согласно которому наслаждение соединяет две вещи</w:t>
      </w:r>
      <w:r w:rsidR="001D0DB7" w:rsidRPr="00B80243">
        <w:t xml:space="preserve">, </w:t>
      </w:r>
      <w:r w:rsidR="005F0658" w:rsidRPr="00B80243">
        <w:t>следует</w:t>
      </w:r>
      <w:r w:rsidR="001D0DB7" w:rsidRPr="00B80243">
        <w:t xml:space="preserve">, что </w:t>
      </w:r>
      <w:r w:rsidR="005552A2" w:rsidRPr="00B80243">
        <w:t xml:space="preserve">для </w:t>
      </w:r>
      <w:r w:rsidR="003E0920" w:rsidRPr="00B80243">
        <w:t>соедин</w:t>
      </w:r>
      <w:r w:rsidR="005552A2" w:rsidRPr="00B80243">
        <w:t xml:space="preserve">ения </w:t>
      </w:r>
      <w:r w:rsidR="003E0920" w:rsidRPr="00B80243">
        <w:t>дв</w:t>
      </w:r>
      <w:r w:rsidR="005552A2" w:rsidRPr="00B80243">
        <w:t>ух</w:t>
      </w:r>
      <w:r w:rsidR="003E0920" w:rsidRPr="00B80243">
        <w:t xml:space="preserve"> </w:t>
      </w:r>
      <w:del w:id="462" w:author="Alina Pozin" w:date="2025-02-26T13:28:00Z" w16du:dateUtc="2025-02-26T11:28:00Z">
        <w:r w:rsidR="003E0920" w:rsidRPr="00B80243" w:rsidDel="000954DC">
          <w:delText>вещ</w:delText>
        </w:r>
        <w:r w:rsidR="005552A2" w:rsidRPr="00B80243" w:rsidDel="000954DC">
          <w:delText>ей</w:delText>
        </w:r>
        <w:r w:rsidR="00E325DC" w:rsidRPr="00B80243" w:rsidDel="000954DC">
          <w:delText xml:space="preserve"> </w:delText>
        </w:r>
      </w:del>
      <w:r w:rsidR="003E0920" w:rsidRPr="00B80243">
        <w:t>предельно противоположны</w:t>
      </w:r>
      <w:r w:rsidR="005552A2" w:rsidRPr="00B80243">
        <w:t>х</w:t>
      </w:r>
      <w:ins w:id="463" w:author="Alina Pozin" w:date="2025-02-26T13:28:00Z" w16du:dateUtc="2025-02-26T11:28:00Z">
        <w:r w:rsidR="000954DC" w:rsidRPr="000954DC">
          <w:t xml:space="preserve"> </w:t>
        </w:r>
        <w:r w:rsidR="000954DC" w:rsidRPr="00B80243">
          <w:t>вещей</w:t>
        </w:r>
      </w:ins>
      <w:del w:id="464" w:author="Alina Pozin" w:date="2025-02-26T13:28:00Z" w16du:dateUtc="2025-02-26T11:28:00Z">
        <w:r w:rsidR="003E0920" w:rsidRPr="00B80243" w:rsidDel="000954DC">
          <w:delText>,</w:delText>
        </w:r>
      </w:del>
      <w:r w:rsidR="003E0920" w:rsidRPr="00B80243">
        <w:t xml:space="preserve"> требуется </w:t>
      </w:r>
      <w:del w:id="465" w:author="Alina Pozin" w:date="2025-02-26T13:28:00Z" w16du:dateUtc="2025-02-26T11:28:00Z">
        <w:r w:rsidR="003E0920" w:rsidRPr="00B80243" w:rsidDel="000954DC">
          <w:delText xml:space="preserve">наслаждение </w:delText>
        </w:r>
      </w:del>
      <w:r w:rsidR="003E0920" w:rsidRPr="00B80243">
        <w:t>наиболее сильное</w:t>
      </w:r>
      <w:ins w:id="466" w:author="Alina Pozin" w:date="2025-02-26T13:28:00Z" w16du:dateUtc="2025-02-26T11:28:00Z">
        <w:r w:rsidR="000954DC" w:rsidRPr="000954DC">
          <w:t xml:space="preserve"> </w:t>
        </w:r>
        <w:r w:rsidR="000954DC" w:rsidRPr="00B80243">
          <w:t>наслаждение</w:t>
        </w:r>
      </w:ins>
      <w:r w:rsidR="003E0920" w:rsidRPr="00B80243">
        <w:t xml:space="preserve">. </w:t>
      </w:r>
    </w:p>
    <w:p w14:paraId="0512C9BA" w14:textId="43A357C1" w:rsidR="00F70545" w:rsidRPr="00B80243" w:rsidRDefault="005F0658" w:rsidP="00A8125A">
      <w:r w:rsidRPr="00B80243">
        <w:t xml:space="preserve">Дело в том, что </w:t>
      </w:r>
      <w:r w:rsidR="00AC4B45" w:rsidRPr="00B80243">
        <w:t xml:space="preserve">на уровне </w:t>
      </w:r>
      <w:r w:rsidR="00A75C6B" w:rsidRPr="00B80243">
        <w:t xml:space="preserve">речи и мысли </w:t>
      </w:r>
      <w:r w:rsidR="00AC4B45" w:rsidRPr="00B80243">
        <w:t>степень наслаждения определ</w:t>
      </w:r>
      <w:r w:rsidR="00AF08FB" w:rsidRPr="00B80243">
        <w:t xml:space="preserve">яется </w:t>
      </w:r>
      <w:r w:rsidR="009D74A0" w:rsidRPr="00B80243">
        <w:t>предметом</w:t>
      </w:r>
      <w:r w:rsidR="00963F53" w:rsidRPr="00B80243">
        <w:t>, о котором дума</w:t>
      </w:r>
      <w:r w:rsidR="00F47E95" w:rsidRPr="00B80243">
        <w:t xml:space="preserve">ют </w:t>
      </w:r>
      <w:r w:rsidR="00963F53" w:rsidRPr="00B80243">
        <w:t>или говор</w:t>
      </w:r>
      <w:r w:rsidR="00F47E95" w:rsidRPr="00B80243">
        <w:t>я</w:t>
      </w:r>
      <w:r w:rsidR="00963F53" w:rsidRPr="00B80243">
        <w:t>т</w:t>
      </w:r>
      <w:r w:rsidR="00F47E95" w:rsidRPr="00B80243">
        <w:t xml:space="preserve">. </w:t>
      </w:r>
      <w:r w:rsidR="00A928B5" w:rsidRPr="00B80243">
        <w:t>А самое высшее</w:t>
      </w:r>
      <w:r w:rsidR="00E0514E" w:rsidRPr="00B80243">
        <w:t xml:space="preserve"> и </w:t>
      </w:r>
      <w:r w:rsidR="00AF08FB" w:rsidRPr="00B80243">
        <w:t>больш</w:t>
      </w:r>
      <w:r w:rsidR="00A928B5" w:rsidRPr="00B80243">
        <w:t>ое</w:t>
      </w:r>
      <w:r w:rsidR="00AF08FB" w:rsidRPr="00B80243">
        <w:t xml:space="preserve"> </w:t>
      </w:r>
      <w:r w:rsidR="00E0514E" w:rsidRPr="00B80243">
        <w:t>наслаждение, называемое простым</w:t>
      </w:r>
      <w:r w:rsidR="00962073" w:rsidRPr="00B80243">
        <w:t xml:space="preserve"> по причине того</w:t>
      </w:r>
      <w:r w:rsidR="00E0514E" w:rsidRPr="00B80243">
        <w:t xml:space="preserve">, </w:t>
      </w:r>
      <w:r w:rsidR="00962073" w:rsidRPr="00B80243">
        <w:t xml:space="preserve">что оно </w:t>
      </w:r>
      <w:r w:rsidR="00E0514E" w:rsidRPr="00B80243">
        <w:t xml:space="preserve">не </w:t>
      </w:r>
      <w:r w:rsidR="00962073" w:rsidRPr="00B80243">
        <w:t xml:space="preserve">зависит от </w:t>
      </w:r>
      <w:r w:rsidR="0044247F" w:rsidRPr="00B80243">
        <w:t xml:space="preserve">предмета </w:t>
      </w:r>
      <w:r w:rsidR="00962073" w:rsidRPr="00B80243">
        <w:t xml:space="preserve">вожделения, </w:t>
      </w:r>
      <w:r w:rsidR="00A8125A" w:rsidRPr="00B80243">
        <w:t xml:space="preserve">получают, когда </w:t>
      </w:r>
      <w:r w:rsidR="007D4849" w:rsidRPr="00B80243">
        <w:t xml:space="preserve">обладают </w:t>
      </w:r>
      <w:r w:rsidR="00A8125A" w:rsidRPr="00B80243">
        <w:t>предметом практически.</w:t>
      </w:r>
      <w:ins w:id="467" w:author="Alina Pozin" w:date="2025-02-26T13:28:00Z" w16du:dateUtc="2025-02-26T11:28:00Z">
        <w:r w:rsidR="000954DC">
          <w:t xml:space="preserve"> </w:t>
        </w:r>
      </w:ins>
    </w:p>
    <w:p w14:paraId="038FC8E4" w14:textId="77777777" w:rsidR="00F70545" w:rsidRPr="00B80243" w:rsidRDefault="00F70545" w:rsidP="00F70545">
      <w:pPr>
        <w:pStyle w:val="2"/>
      </w:pPr>
      <w:r w:rsidRPr="00B80243">
        <w:t>Глава 7</w:t>
      </w:r>
    </w:p>
    <w:p w14:paraId="0077F073" w14:textId="7C2165C6" w:rsidR="00B41A1D" w:rsidRPr="00B80243" w:rsidRDefault="001A37C9" w:rsidP="001A37C9">
      <w:r w:rsidRPr="00B80243">
        <w:t xml:space="preserve">Итак, в обсуждаемой нами серии </w:t>
      </w:r>
      <w:proofErr w:type="spellStart"/>
      <w:r w:rsidRPr="00B80243">
        <w:t>маам</w:t>
      </w:r>
      <w:r w:rsidR="002C5EB7" w:rsidRPr="00B80243">
        <w:t>а</w:t>
      </w:r>
      <w:r w:rsidRPr="00B80243">
        <w:t>ров</w:t>
      </w:r>
      <w:proofErr w:type="spellEnd"/>
      <w:r w:rsidRPr="00B80243">
        <w:t xml:space="preserve"> говорится о двух уровнях </w:t>
      </w:r>
      <w:proofErr w:type="spellStart"/>
      <w:r w:rsidRPr="001F6F4A">
        <w:rPr>
          <w:i/>
          <w:iCs/>
          <w:rPrChange w:id="468" w:author="Alina Pozin" w:date="2025-02-26T13:29:00Z" w16du:dateUtc="2025-02-26T11:29:00Z">
            <w:rPr/>
          </w:rPrChange>
        </w:rPr>
        <w:t>макифа</w:t>
      </w:r>
      <w:proofErr w:type="spellEnd"/>
      <w:r w:rsidRPr="00B80243">
        <w:t xml:space="preserve">, </w:t>
      </w:r>
      <w:r w:rsidR="002C5EB7" w:rsidRPr="00B80243">
        <w:t>по-</w:t>
      </w:r>
      <w:r w:rsidR="009D0FF5" w:rsidRPr="00B80243">
        <w:t>разному</w:t>
      </w:r>
      <w:r w:rsidR="00FE0A0C" w:rsidRPr="00B80243">
        <w:t xml:space="preserve"> </w:t>
      </w:r>
      <w:r w:rsidR="005C29C1" w:rsidRPr="00B80243">
        <w:t>выр</w:t>
      </w:r>
      <w:r w:rsidR="002C5EB7" w:rsidRPr="00B80243">
        <w:t>а</w:t>
      </w:r>
      <w:r w:rsidR="005C29C1" w:rsidRPr="00B80243">
        <w:t>ж</w:t>
      </w:r>
      <w:r w:rsidR="002C5EB7" w:rsidRPr="00B80243">
        <w:t>ающи</w:t>
      </w:r>
      <w:r w:rsidR="009D0FF5" w:rsidRPr="00B80243">
        <w:t>х</w:t>
      </w:r>
      <w:r w:rsidR="002C5EB7" w:rsidRPr="00B80243">
        <w:t xml:space="preserve"> </w:t>
      </w:r>
      <w:r w:rsidRPr="00B80243">
        <w:t>бе</w:t>
      </w:r>
      <w:r w:rsidR="002C5EB7" w:rsidRPr="00B80243">
        <w:t xml:space="preserve">зграничность </w:t>
      </w:r>
      <w:r w:rsidRPr="00B80243">
        <w:t xml:space="preserve">света </w:t>
      </w:r>
      <w:r w:rsidR="005C29C1" w:rsidRPr="00B80243">
        <w:t xml:space="preserve">Всевышнего </w:t>
      </w:r>
      <w:r w:rsidR="00351DE9" w:rsidRPr="00B80243">
        <w:t>‒ «в самом верху без конца и в самом низу без предела».</w:t>
      </w:r>
      <w:r w:rsidR="00952111" w:rsidRPr="00B80243">
        <w:t xml:space="preserve"> </w:t>
      </w:r>
    </w:p>
    <w:p w14:paraId="770545D9" w14:textId="667D7CC1" w:rsidR="003D4B9C" w:rsidRPr="00B80243" w:rsidRDefault="00B41A1D" w:rsidP="001A37C9">
      <w:r w:rsidRPr="00B80243">
        <w:t xml:space="preserve">Подробно эта </w:t>
      </w:r>
      <w:r w:rsidR="00952111" w:rsidRPr="00B80243">
        <w:t xml:space="preserve">тема обсуждается в </w:t>
      </w:r>
      <w:proofErr w:type="spellStart"/>
      <w:r w:rsidR="00952111" w:rsidRPr="00B80243">
        <w:t>маамаре</w:t>
      </w:r>
      <w:proofErr w:type="spellEnd"/>
      <w:r w:rsidR="00952111" w:rsidRPr="00B80243">
        <w:t xml:space="preserve"> Ребе </w:t>
      </w:r>
      <w:proofErr w:type="spellStart"/>
      <w:r w:rsidR="00952111" w:rsidRPr="00B80243">
        <w:t>Рашаба</w:t>
      </w:r>
      <w:proofErr w:type="spellEnd"/>
      <w:r w:rsidR="00952111" w:rsidRPr="00B80243">
        <w:t xml:space="preserve"> «</w:t>
      </w:r>
      <w:proofErr w:type="spellStart"/>
      <w:r w:rsidR="00952111" w:rsidRPr="00B80243">
        <w:t>Ве-ѓу</w:t>
      </w:r>
      <w:proofErr w:type="spellEnd"/>
      <w:r w:rsidR="00952111" w:rsidRPr="00B80243">
        <w:t xml:space="preserve"> </w:t>
      </w:r>
      <w:proofErr w:type="spellStart"/>
      <w:r w:rsidR="00952111" w:rsidRPr="00B80243">
        <w:t>ке-хатан</w:t>
      </w:r>
      <w:proofErr w:type="spellEnd"/>
      <w:r w:rsidR="00952111" w:rsidRPr="00B80243">
        <w:t>»</w:t>
      </w:r>
      <w:r w:rsidR="00A81227" w:rsidRPr="00B80243">
        <w:rPr>
          <w:rStyle w:val="af1"/>
        </w:rPr>
        <w:footnoteReference w:id="72"/>
      </w:r>
      <w:r w:rsidR="00A81227" w:rsidRPr="00B80243">
        <w:t>.</w:t>
      </w:r>
      <w:r w:rsidR="00952111" w:rsidRPr="00B80243">
        <w:t xml:space="preserve"> </w:t>
      </w:r>
      <w:proofErr w:type="spellStart"/>
      <w:r w:rsidRPr="001F6F4A">
        <w:rPr>
          <w:i/>
          <w:iCs/>
          <w:rPrChange w:id="469" w:author="Alina Pozin" w:date="2025-02-26T13:29:00Z" w16du:dateUtc="2025-02-26T11:29:00Z">
            <w:rPr/>
          </w:rPrChange>
        </w:rPr>
        <w:t>Макиф</w:t>
      </w:r>
      <w:proofErr w:type="spellEnd"/>
      <w:r w:rsidRPr="00B80243">
        <w:t xml:space="preserve"> может быть двух </w:t>
      </w:r>
      <w:r w:rsidR="00510437" w:rsidRPr="00B80243">
        <w:t xml:space="preserve">видов </w:t>
      </w:r>
      <w:r w:rsidRPr="00B80243">
        <w:t xml:space="preserve">‒ </w:t>
      </w:r>
      <w:proofErr w:type="spellStart"/>
      <w:r w:rsidRPr="001F6F4A">
        <w:rPr>
          <w:i/>
          <w:iCs/>
          <w:rPrChange w:id="470" w:author="Alina Pozin" w:date="2025-02-26T13:29:00Z" w16du:dateUtc="2025-02-26T11:29:00Z">
            <w:rPr/>
          </w:rPrChange>
        </w:rPr>
        <w:t>макиф</w:t>
      </w:r>
      <w:proofErr w:type="spellEnd"/>
      <w:r w:rsidRPr="00B80243">
        <w:t xml:space="preserve"> прямого света и </w:t>
      </w:r>
      <w:proofErr w:type="spellStart"/>
      <w:r w:rsidRPr="001F6F4A">
        <w:rPr>
          <w:i/>
          <w:iCs/>
          <w:rPrChange w:id="471" w:author="Alina Pozin" w:date="2025-02-26T13:29:00Z" w16du:dateUtc="2025-02-26T11:29:00Z">
            <w:rPr/>
          </w:rPrChange>
        </w:rPr>
        <w:t>макиф</w:t>
      </w:r>
      <w:proofErr w:type="spellEnd"/>
      <w:r w:rsidRPr="00B80243">
        <w:t xml:space="preserve"> </w:t>
      </w:r>
      <w:del w:id="472" w:author="Alina Pozin" w:date="2025-02-26T13:30:00Z" w16du:dateUtc="2025-02-26T11:30:00Z">
        <w:r w:rsidR="00FE0A0C" w:rsidRPr="00B80243" w:rsidDel="001F6F4A">
          <w:delText xml:space="preserve">возвращающегося </w:delText>
        </w:r>
      </w:del>
      <w:ins w:id="473" w:author="Alina Pozin" w:date="2025-02-26T13:30:00Z" w16du:dateUtc="2025-02-26T11:30:00Z">
        <w:r w:rsidR="001F6F4A" w:rsidRPr="00B80243">
          <w:t>возвра</w:t>
        </w:r>
        <w:r w:rsidR="001F6F4A">
          <w:t>тного</w:t>
        </w:r>
        <w:r w:rsidR="001F6F4A" w:rsidRPr="00B80243">
          <w:t xml:space="preserve"> </w:t>
        </w:r>
      </w:ins>
      <w:r w:rsidRPr="00B80243">
        <w:t xml:space="preserve">света. </w:t>
      </w:r>
      <w:proofErr w:type="spellStart"/>
      <w:r w:rsidRPr="001F6F4A">
        <w:rPr>
          <w:i/>
          <w:iCs/>
          <w:rPrChange w:id="474" w:author="Alina Pozin" w:date="2025-02-26T13:30:00Z" w16du:dateUtc="2025-02-26T11:30:00Z">
            <w:rPr/>
          </w:rPrChange>
        </w:rPr>
        <w:t>Макиф</w:t>
      </w:r>
      <w:proofErr w:type="spellEnd"/>
      <w:r w:rsidRPr="00B80243">
        <w:t xml:space="preserve"> прямого света приходит в мир раскрыт</w:t>
      </w:r>
      <w:r w:rsidR="002827C6" w:rsidRPr="00B80243">
        <w:t>ы</w:t>
      </w:r>
      <w:r w:rsidRPr="00B80243">
        <w:t xml:space="preserve">м, </w:t>
      </w:r>
      <w:r w:rsidR="00D22261" w:rsidRPr="00B80243">
        <w:t xml:space="preserve">но из-за того, что </w:t>
      </w:r>
      <w:r w:rsidR="00623694" w:rsidRPr="00B80243">
        <w:t xml:space="preserve">это </w:t>
      </w:r>
      <w:r w:rsidR="00D22261" w:rsidRPr="00B80243">
        <w:lastRenderedPageBreak/>
        <w:t>очень в</w:t>
      </w:r>
      <w:r w:rsidR="002827C6" w:rsidRPr="00B80243">
        <w:t xml:space="preserve">ысокий </w:t>
      </w:r>
      <w:r w:rsidR="00D22261" w:rsidRPr="00B80243">
        <w:t xml:space="preserve">свет, он </w:t>
      </w:r>
      <w:r w:rsidRPr="00B80243">
        <w:t xml:space="preserve">не </w:t>
      </w:r>
      <w:r w:rsidR="00623694" w:rsidRPr="00B80243">
        <w:t>соединяется с миро</w:t>
      </w:r>
      <w:r w:rsidR="00510437" w:rsidRPr="00B80243">
        <w:t xml:space="preserve">м, </w:t>
      </w:r>
      <w:r w:rsidR="00623694" w:rsidRPr="00B80243">
        <w:t xml:space="preserve">не становится его внутренней жизненностью. </w:t>
      </w:r>
      <w:r w:rsidR="008D381B" w:rsidRPr="00B80243">
        <w:t xml:space="preserve">Он находится в мире отдельно от </w:t>
      </w:r>
      <w:r w:rsidR="002827C6" w:rsidRPr="00B80243">
        <w:t>мира</w:t>
      </w:r>
      <w:r w:rsidR="008D381B" w:rsidRPr="00B80243">
        <w:t xml:space="preserve">, в качестве </w:t>
      </w:r>
      <w:proofErr w:type="spellStart"/>
      <w:r w:rsidR="008D381B" w:rsidRPr="001F6F4A">
        <w:rPr>
          <w:i/>
          <w:iCs/>
          <w:rPrChange w:id="475" w:author="Alina Pozin" w:date="2025-02-26T13:31:00Z" w16du:dateUtc="2025-02-26T11:31:00Z">
            <w:rPr/>
          </w:rPrChange>
        </w:rPr>
        <w:t>макиф</w:t>
      </w:r>
      <w:ins w:id="476" w:author="Alina Pozin" w:date="2025-02-26T13:34:00Z" w16du:dateUtc="2025-02-26T11:34:00Z">
        <w:r w:rsidR="00413A82">
          <w:rPr>
            <w:i/>
            <w:iCs/>
          </w:rPr>
          <w:t>а</w:t>
        </w:r>
      </w:ins>
      <w:proofErr w:type="spellEnd"/>
      <w:r w:rsidR="008D381B" w:rsidRPr="00B80243">
        <w:t xml:space="preserve">. Вместе с тем он имеет </w:t>
      </w:r>
      <w:del w:id="477" w:author="Alina Pozin" w:date="2025-02-26T13:32:00Z" w16du:dateUtc="2025-02-26T11:32:00Z">
        <w:r w:rsidR="008D381B" w:rsidRPr="00B80243" w:rsidDel="001F6F4A">
          <w:delText xml:space="preserve">к миру </w:delText>
        </w:r>
      </w:del>
      <w:r w:rsidR="008D381B" w:rsidRPr="00B80243">
        <w:t>отношение</w:t>
      </w:r>
      <w:ins w:id="478" w:author="Alina Pozin" w:date="2025-02-26T13:32:00Z" w16du:dateUtc="2025-02-26T11:32:00Z">
        <w:r w:rsidR="001F6F4A" w:rsidRPr="001F6F4A">
          <w:t xml:space="preserve"> </w:t>
        </w:r>
        <w:r w:rsidR="001F6F4A" w:rsidRPr="00B80243">
          <w:t>к миру</w:t>
        </w:r>
      </w:ins>
      <w:r w:rsidR="003B536A" w:rsidRPr="00B80243">
        <w:t>,</w:t>
      </w:r>
      <w:r w:rsidR="008D381B" w:rsidRPr="00B80243">
        <w:t xml:space="preserve"> и когда-нибудь </w:t>
      </w:r>
      <w:r w:rsidR="003B536A" w:rsidRPr="00B80243">
        <w:t>мир сможет его воспринять и почувствовать</w:t>
      </w:r>
      <w:r w:rsidR="0000618B" w:rsidRPr="00B80243">
        <w:t>.</w:t>
      </w:r>
      <w:r w:rsidR="003B536A" w:rsidRPr="00B80243">
        <w:t xml:space="preserve"> </w:t>
      </w:r>
    </w:p>
    <w:p w14:paraId="5AAFEF87" w14:textId="36589228" w:rsidR="00C0742C" w:rsidRPr="00B80243" w:rsidRDefault="003B536A" w:rsidP="001A37C9">
      <w:r w:rsidRPr="00B80243">
        <w:t xml:space="preserve">Примером служит </w:t>
      </w:r>
      <w:r w:rsidR="003D4B9C" w:rsidRPr="00B80243">
        <w:t xml:space="preserve">все та же </w:t>
      </w:r>
      <w:r w:rsidRPr="00B80243">
        <w:t>упом</w:t>
      </w:r>
      <w:r w:rsidR="00370074" w:rsidRPr="00B80243">
        <w:t xml:space="preserve">янутая </w:t>
      </w:r>
      <w:r w:rsidR="003D4B9C" w:rsidRPr="00B80243">
        <w:t xml:space="preserve">выше </w:t>
      </w:r>
      <w:r w:rsidR="00370074" w:rsidRPr="00B80243">
        <w:t xml:space="preserve">аллегория, в которой </w:t>
      </w:r>
      <w:del w:id="479" w:author="Alina Pozin" w:date="2025-02-26T13:32:00Z" w16du:dateUtc="2025-02-26T11:32:00Z">
        <w:r w:rsidR="00370074" w:rsidRPr="00B80243" w:rsidDel="001F6F4A">
          <w:delText xml:space="preserve">мудрец </w:delText>
        </w:r>
      </w:del>
      <w:ins w:id="480" w:author="Alina Pozin" w:date="2025-02-26T13:32:00Z" w16du:dateUtc="2025-02-26T11:32:00Z">
        <w:r w:rsidR="001F6F4A">
          <w:t xml:space="preserve">наставник </w:t>
        </w:r>
      </w:ins>
      <w:r w:rsidR="00370074" w:rsidRPr="00B80243">
        <w:t>объясняет очень глубокую идею ученику.</w:t>
      </w:r>
      <w:r w:rsidRPr="00B80243">
        <w:t xml:space="preserve"> </w:t>
      </w:r>
      <w:r w:rsidR="00EF40AB" w:rsidRPr="00B80243">
        <w:t>Т</w:t>
      </w:r>
      <w:r w:rsidR="00884EEB" w:rsidRPr="00B80243">
        <w:t xml:space="preserve">е </w:t>
      </w:r>
      <w:r w:rsidR="00EF40AB" w:rsidRPr="00B80243">
        <w:t>смысл</w:t>
      </w:r>
      <w:r w:rsidR="00884EEB" w:rsidRPr="00B80243">
        <w:t>ы</w:t>
      </w:r>
      <w:r w:rsidR="00EF40AB" w:rsidRPr="00B80243">
        <w:t>, которы</w:t>
      </w:r>
      <w:r w:rsidR="00884EEB" w:rsidRPr="00B80243">
        <w:t>е</w:t>
      </w:r>
      <w:r w:rsidR="00EF40AB" w:rsidRPr="00B80243">
        <w:t xml:space="preserve"> разум ученика способен воспринять, дела</w:t>
      </w:r>
      <w:r w:rsidR="003D4B9C" w:rsidRPr="00B80243">
        <w:t xml:space="preserve">ются его </w:t>
      </w:r>
      <w:r w:rsidR="00EF40AB" w:rsidRPr="00B80243">
        <w:t>частью,</w:t>
      </w:r>
      <w:r w:rsidR="00884EEB" w:rsidRPr="00B80243">
        <w:t xml:space="preserve"> а более глубокие смыслы остаются </w:t>
      </w:r>
      <w:r w:rsidR="003D4B9C" w:rsidRPr="00B80243">
        <w:t xml:space="preserve">за </w:t>
      </w:r>
      <w:r w:rsidR="00884EEB" w:rsidRPr="00B80243">
        <w:t xml:space="preserve">пределами </w:t>
      </w:r>
      <w:r w:rsidR="003D4B9C" w:rsidRPr="00B80243">
        <w:t xml:space="preserve">понимания </w:t>
      </w:r>
      <w:r w:rsidR="00884EEB" w:rsidRPr="00B80243">
        <w:t xml:space="preserve">в качестве </w:t>
      </w:r>
      <w:proofErr w:type="spellStart"/>
      <w:r w:rsidR="00884EEB" w:rsidRPr="001F6F4A">
        <w:rPr>
          <w:i/>
          <w:iCs/>
          <w:rPrChange w:id="481" w:author="Alina Pozin" w:date="2025-02-26T13:32:00Z" w16du:dateUtc="2025-02-26T11:32:00Z">
            <w:rPr/>
          </w:rPrChange>
        </w:rPr>
        <w:t>макиф</w:t>
      </w:r>
      <w:ins w:id="482" w:author="Alina Pozin" w:date="2025-02-26T13:32:00Z" w16du:dateUtc="2025-02-26T11:32:00Z">
        <w:r w:rsidR="001F6F4A">
          <w:rPr>
            <w:i/>
            <w:iCs/>
          </w:rPr>
          <w:t>а</w:t>
        </w:r>
      </w:ins>
      <w:proofErr w:type="spellEnd"/>
      <w:r w:rsidR="00884EEB" w:rsidRPr="00B80243">
        <w:t>.</w:t>
      </w:r>
      <w:r w:rsidR="00176C82" w:rsidRPr="00B80243">
        <w:t xml:space="preserve"> Тем не менее они близки к тому, чтобы быть понятыми, они </w:t>
      </w:r>
      <w:r w:rsidR="000D0320" w:rsidRPr="00B80243">
        <w:t xml:space="preserve">прилегают вплотную к </w:t>
      </w:r>
      <w:r w:rsidR="00176C82" w:rsidRPr="00B80243">
        <w:t>сознани</w:t>
      </w:r>
      <w:r w:rsidR="000D0320" w:rsidRPr="00B80243">
        <w:t>ю</w:t>
      </w:r>
      <w:r w:rsidR="00526D76" w:rsidRPr="00B80243">
        <w:t xml:space="preserve"> и </w:t>
      </w:r>
      <w:r w:rsidR="00176C82" w:rsidRPr="00B80243">
        <w:t xml:space="preserve">со временем проникнут в него. </w:t>
      </w:r>
      <w:r w:rsidR="005F226C" w:rsidRPr="00B80243">
        <w:t>Ведь наши мудрецы сказали, что через сорок лет человек по</w:t>
      </w:r>
      <w:r w:rsidR="00C0742C" w:rsidRPr="00B80243">
        <w:t xml:space="preserve">стигнет </w:t>
      </w:r>
      <w:r w:rsidR="00526D76" w:rsidRPr="00B80243">
        <w:t xml:space="preserve">не только саму идею </w:t>
      </w:r>
      <w:r w:rsidR="005F226C" w:rsidRPr="00B80243">
        <w:t>учителя</w:t>
      </w:r>
      <w:r w:rsidR="00526D76" w:rsidRPr="00B80243">
        <w:t>, но и ее глубину</w:t>
      </w:r>
      <w:r w:rsidR="005F226C" w:rsidRPr="00B80243">
        <w:t>.</w:t>
      </w:r>
      <w:ins w:id="483" w:author="Alina Pozin" w:date="2025-02-26T13:32:00Z" w16du:dateUtc="2025-02-26T11:32:00Z">
        <w:r w:rsidR="001F6F4A">
          <w:t xml:space="preserve"> </w:t>
        </w:r>
      </w:ins>
    </w:p>
    <w:p w14:paraId="100D99DE" w14:textId="5F3CF289" w:rsidR="003D572F" w:rsidRPr="00B80243" w:rsidRDefault="00C0742C" w:rsidP="003432B9">
      <w:r w:rsidRPr="00B80243">
        <w:t xml:space="preserve">Но </w:t>
      </w:r>
      <w:proofErr w:type="spellStart"/>
      <w:r w:rsidRPr="001F6F4A">
        <w:rPr>
          <w:i/>
          <w:iCs/>
          <w:rPrChange w:id="484" w:author="Alina Pozin" w:date="2025-02-26T13:32:00Z" w16du:dateUtc="2025-02-26T11:32:00Z">
            <w:rPr/>
          </w:rPrChange>
        </w:rPr>
        <w:t>макиф</w:t>
      </w:r>
      <w:proofErr w:type="spellEnd"/>
      <w:r w:rsidRPr="00B80243">
        <w:t xml:space="preserve"> </w:t>
      </w:r>
      <w:del w:id="485" w:author="Alina Pozin" w:date="2025-02-26T13:32:00Z" w16du:dateUtc="2025-02-26T11:32:00Z">
        <w:r w:rsidRPr="00B80243" w:rsidDel="001F6F4A">
          <w:delText>возвращ</w:delText>
        </w:r>
        <w:r w:rsidR="00F506B5" w:rsidRPr="00B80243" w:rsidDel="001F6F4A">
          <w:delText xml:space="preserve">ающегося </w:delText>
        </w:r>
      </w:del>
      <w:ins w:id="486" w:author="Alina Pozin" w:date="2025-02-26T13:32:00Z" w16du:dateUtc="2025-02-26T11:32:00Z">
        <w:r w:rsidR="001F6F4A" w:rsidRPr="00B80243">
          <w:t>возвра</w:t>
        </w:r>
        <w:r w:rsidR="001F6F4A">
          <w:t>тного</w:t>
        </w:r>
        <w:r w:rsidR="001F6F4A" w:rsidRPr="00B80243">
          <w:t xml:space="preserve"> </w:t>
        </w:r>
      </w:ins>
      <w:r w:rsidRPr="00B80243">
        <w:t>света никогда не раскр</w:t>
      </w:r>
      <w:r w:rsidR="00D82D02" w:rsidRPr="00B80243">
        <w:t>оется</w:t>
      </w:r>
      <w:r w:rsidR="0016608B" w:rsidRPr="00B80243">
        <w:t>, даже</w:t>
      </w:r>
      <w:r w:rsidR="00D82D02" w:rsidRPr="00B80243">
        <w:t xml:space="preserve"> в качестве </w:t>
      </w:r>
      <w:proofErr w:type="spellStart"/>
      <w:r w:rsidR="00D82D02" w:rsidRPr="001F6F4A">
        <w:rPr>
          <w:i/>
          <w:iCs/>
          <w:rPrChange w:id="487" w:author="Alina Pozin" w:date="2025-02-26T13:32:00Z" w16du:dateUtc="2025-02-26T11:32:00Z">
            <w:rPr/>
          </w:rPrChange>
        </w:rPr>
        <w:t>макифа</w:t>
      </w:r>
      <w:proofErr w:type="spellEnd"/>
      <w:r w:rsidRPr="00B80243">
        <w:t>.</w:t>
      </w:r>
      <w:r w:rsidR="00AA1563" w:rsidRPr="00B80243">
        <w:t xml:space="preserve"> Наоборот, вся его сущность заключается в том, чтобы влиять </w:t>
      </w:r>
      <w:r w:rsidR="003E17B3" w:rsidRPr="00B80243">
        <w:t xml:space="preserve">абсолютно тайно, незаметно, </w:t>
      </w:r>
      <w:r w:rsidR="0080272E" w:rsidRPr="00B80243">
        <w:t>неощутимо, полностью скрыв себя</w:t>
      </w:r>
      <w:r w:rsidR="008E62E2" w:rsidRPr="00B80243">
        <w:t>, п</w:t>
      </w:r>
      <w:r w:rsidR="00941F3C" w:rsidRPr="00B80243">
        <w:t xml:space="preserve">одобно тому, </w:t>
      </w:r>
      <w:r w:rsidR="00620E97" w:rsidRPr="00B80243">
        <w:t xml:space="preserve">как </w:t>
      </w:r>
      <w:r w:rsidR="00941F3C" w:rsidRPr="00B80243">
        <w:t>особенно глубокие смыслы ученик никогда не постигнет</w:t>
      </w:r>
      <w:r w:rsidR="002A76E3" w:rsidRPr="00B80243">
        <w:t xml:space="preserve">, потому что </w:t>
      </w:r>
      <w:r w:rsidR="009013B2" w:rsidRPr="00B80243">
        <w:t>они</w:t>
      </w:r>
      <w:r w:rsidR="002A76E3" w:rsidRPr="00B80243">
        <w:t xml:space="preserve"> </w:t>
      </w:r>
      <w:r w:rsidR="003432B9" w:rsidRPr="00B80243">
        <w:t xml:space="preserve">‒ </w:t>
      </w:r>
      <w:r w:rsidR="002A76E3" w:rsidRPr="00B80243">
        <w:t>«</w:t>
      </w:r>
      <w:r w:rsidR="000D7B75" w:rsidRPr="00B80243">
        <w:t xml:space="preserve">мудрость, </w:t>
      </w:r>
      <w:r w:rsidR="0048080A" w:rsidRPr="00B80243">
        <w:t xml:space="preserve">абсолютно </w:t>
      </w:r>
      <w:r w:rsidR="00AF4075" w:rsidRPr="00B80243">
        <w:t xml:space="preserve">недоступная </w:t>
      </w:r>
      <w:r w:rsidR="00B16FA1" w:rsidRPr="00B80243">
        <w:t xml:space="preserve">для любого </w:t>
      </w:r>
      <w:r w:rsidR="00A436FA" w:rsidRPr="00B80243">
        <w:t>понимани</w:t>
      </w:r>
      <w:r w:rsidR="00B16FA1" w:rsidRPr="00B80243">
        <w:t>я</w:t>
      </w:r>
      <w:r w:rsidR="002A76E3" w:rsidRPr="00B80243">
        <w:t>»</w:t>
      </w:r>
      <w:r w:rsidR="003432B9" w:rsidRPr="00B80243">
        <w:rPr>
          <w:rStyle w:val="af1"/>
        </w:rPr>
        <w:footnoteReference w:id="73"/>
      </w:r>
      <w:r w:rsidR="00941F3C" w:rsidRPr="00B80243">
        <w:t xml:space="preserve">. </w:t>
      </w:r>
    </w:p>
    <w:p w14:paraId="499CF4AA" w14:textId="5CE5F461" w:rsidR="002347A3" w:rsidRPr="00B80243" w:rsidRDefault="00A84169" w:rsidP="003432B9">
      <w:r w:rsidRPr="00B80243">
        <w:t xml:space="preserve">Рабби Йосеф-Ицхак в </w:t>
      </w:r>
      <w:del w:id="488" w:author="Alina Pozin" w:date="2025-02-26T13:34:00Z" w16du:dateUtc="2025-02-26T11:34:00Z">
        <w:r w:rsidRPr="00B80243" w:rsidDel="00413A82">
          <w:delText xml:space="preserve">своей, </w:delText>
        </w:r>
      </w:del>
      <w:r w:rsidRPr="00B80243">
        <w:t xml:space="preserve">обсуждаемой </w:t>
      </w:r>
      <w:r w:rsidR="007A3D38" w:rsidRPr="00B80243">
        <w:t>здесь</w:t>
      </w:r>
      <w:del w:id="489" w:author="Alina Pozin" w:date="2025-02-26T13:34:00Z" w16du:dateUtc="2025-02-26T11:34:00Z">
        <w:r w:rsidRPr="00B80243" w:rsidDel="00413A82">
          <w:delText>,</w:delText>
        </w:r>
      </w:del>
      <w:r w:rsidRPr="00B80243">
        <w:t xml:space="preserve"> серии </w:t>
      </w:r>
      <w:proofErr w:type="spellStart"/>
      <w:ins w:id="490" w:author="Alina Pozin" w:date="2025-02-26T13:34:00Z" w16du:dateUtc="2025-02-26T11:34:00Z">
        <w:r w:rsidR="00413A82">
          <w:t>маамаров</w:t>
        </w:r>
        <w:proofErr w:type="spellEnd"/>
        <w:r w:rsidR="00413A82">
          <w:t xml:space="preserve"> </w:t>
        </w:r>
      </w:ins>
      <w:r w:rsidRPr="00B80243">
        <w:t xml:space="preserve">добавляет, что понятие далекого </w:t>
      </w:r>
      <w:proofErr w:type="spellStart"/>
      <w:r w:rsidRPr="00413A82">
        <w:rPr>
          <w:i/>
          <w:iCs/>
          <w:rPrChange w:id="491" w:author="Alina Pozin" w:date="2025-02-26T13:34:00Z" w16du:dateUtc="2025-02-26T11:34:00Z">
            <w:rPr/>
          </w:rPrChange>
        </w:rPr>
        <w:t>макифа</w:t>
      </w:r>
      <w:proofErr w:type="spellEnd"/>
      <w:r w:rsidRPr="00B80243">
        <w:t xml:space="preserve"> лучше видно на примере </w:t>
      </w:r>
      <w:r w:rsidR="005A2DCD" w:rsidRPr="00B80243">
        <w:t xml:space="preserve">самого </w:t>
      </w:r>
      <w:del w:id="492" w:author="Alina Pozin" w:date="2025-02-26T13:35:00Z" w16du:dateUtc="2025-02-26T11:35:00Z">
        <w:r w:rsidRPr="00B80243" w:rsidDel="00413A82">
          <w:delText>мудреца</w:delText>
        </w:r>
      </w:del>
      <w:ins w:id="493" w:author="Alina Pozin" w:date="2025-02-26T13:35:00Z" w16du:dateUtc="2025-02-26T11:35:00Z">
        <w:r w:rsidR="00413A82">
          <w:t>наставника</w:t>
        </w:r>
      </w:ins>
      <w:r w:rsidR="00EF300E" w:rsidRPr="00B80243">
        <w:t xml:space="preserve">. Известно, что </w:t>
      </w:r>
      <w:r w:rsidR="008841C0" w:rsidRPr="00B80243">
        <w:t xml:space="preserve">любое напряжение </w:t>
      </w:r>
      <w:r w:rsidR="00EF300E" w:rsidRPr="00B80243">
        <w:t>ума</w:t>
      </w:r>
      <w:r w:rsidR="008841C0" w:rsidRPr="00B80243">
        <w:t xml:space="preserve"> </w:t>
      </w:r>
      <w:r w:rsidR="007E4DDD" w:rsidRPr="00B80243">
        <w:t xml:space="preserve">приводит к </w:t>
      </w:r>
      <w:r w:rsidR="000D19A7" w:rsidRPr="00B80243">
        <w:t>увеличени</w:t>
      </w:r>
      <w:r w:rsidR="007E4DDD" w:rsidRPr="00B80243">
        <w:t>ю</w:t>
      </w:r>
      <w:r w:rsidR="000D19A7" w:rsidRPr="00B80243">
        <w:t xml:space="preserve"> </w:t>
      </w:r>
      <w:r w:rsidR="00D863A7" w:rsidRPr="00B80243">
        <w:t xml:space="preserve">в нем </w:t>
      </w:r>
      <w:r w:rsidR="008841C0" w:rsidRPr="00B80243">
        <w:t>света разума</w:t>
      </w:r>
      <w:del w:id="494" w:author="Alina Pozin" w:date="2025-02-26T13:35:00Z" w16du:dateUtc="2025-02-26T11:35:00Z">
        <w:r w:rsidR="008841C0" w:rsidRPr="00B80243" w:rsidDel="00413A82">
          <w:delText xml:space="preserve">. </w:delText>
        </w:r>
        <w:r w:rsidR="001E5E79" w:rsidRPr="00B80243" w:rsidDel="00413A82">
          <w:delText>О</w:delText>
        </w:r>
      </w:del>
      <w:ins w:id="495" w:author="Alina Pozin" w:date="2025-02-26T13:35:00Z" w16du:dateUtc="2025-02-26T11:35:00Z">
        <w:r w:rsidR="00413A82">
          <w:t>, -о</w:t>
        </w:r>
      </w:ins>
      <w:r w:rsidR="001E5E79" w:rsidRPr="00B80243">
        <w:t>днако только т</w:t>
      </w:r>
      <w:r w:rsidR="001468F4" w:rsidRPr="00B80243">
        <w:t>ак</w:t>
      </w:r>
      <w:r w:rsidR="000D19A7" w:rsidRPr="00B80243">
        <w:t xml:space="preserve">ого </w:t>
      </w:r>
      <w:r w:rsidR="001E5E79" w:rsidRPr="00B80243">
        <w:t>света, который определен</w:t>
      </w:r>
      <w:r w:rsidR="00DD40F2" w:rsidRPr="00B80243">
        <w:t xml:space="preserve"> </w:t>
      </w:r>
      <w:r w:rsidR="00416AF5" w:rsidRPr="00B80243">
        <w:t>движе</w:t>
      </w:r>
      <w:r w:rsidR="00DD40F2" w:rsidRPr="00B80243">
        <w:t xml:space="preserve">нием </w:t>
      </w:r>
      <w:r w:rsidR="001E5E79" w:rsidRPr="00B80243">
        <w:t>раскры</w:t>
      </w:r>
      <w:r w:rsidR="00DD40F2" w:rsidRPr="00B80243">
        <w:t>ти</w:t>
      </w:r>
      <w:r w:rsidR="00BB7C9D" w:rsidRPr="00B80243">
        <w:t>я</w:t>
      </w:r>
      <w:ins w:id="496" w:author="Alina Pozin" w:date="2025-02-26T13:36:00Z" w16du:dateUtc="2025-02-26T11:36:00Z">
        <w:r w:rsidR="00413A82">
          <w:t>,</w:t>
        </w:r>
      </w:ins>
      <w:r w:rsidR="001468F4" w:rsidRPr="00B80243">
        <w:t xml:space="preserve"> </w:t>
      </w:r>
      <w:r w:rsidR="00416AF5" w:rsidRPr="00B80243">
        <w:t>подобн</w:t>
      </w:r>
      <w:r w:rsidR="00E80322" w:rsidRPr="00B80243">
        <w:t>ым раскрытию</w:t>
      </w:r>
      <w:r w:rsidR="00416AF5" w:rsidRPr="00B80243">
        <w:t xml:space="preserve"> свет</w:t>
      </w:r>
      <w:r w:rsidR="00E80322" w:rsidRPr="00B80243">
        <w:t>а</w:t>
      </w:r>
      <w:del w:id="497" w:author="Alina Pozin" w:date="2025-02-26T13:36:00Z" w16du:dateUtc="2025-02-26T11:36:00Z">
        <w:r w:rsidR="00416AF5" w:rsidRPr="00B80243" w:rsidDel="00413A82">
          <w:delText>, ко</w:delText>
        </w:r>
        <w:r w:rsidR="00DD40F2" w:rsidRPr="00B80243" w:rsidDel="00413A82">
          <w:delText>торый</w:delText>
        </w:r>
      </w:del>
      <w:r w:rsidR="00DD40F2" w:rsidRPr="00B80243">
        <w:t xml:space="preserve"> </w:t>
      </w:r>
      <w:r w:rsidR="00416AF5" w:rsidRPr="00B80243">
        <w:t>«в самом низу без предела».</w:t>
      </w:r>
      <w:r w:rsidR="001E5E79" w:rsidRPr="00B80243">
        <w:t xml:space="preserve"> </w:t>
      </w:r>
      <w:r w:rsidR="00D863A7" w:rsidRPr="00B80243">
        <w:t>С</w:t>
      </w:r>
      <w:r w:rsidR="00AA50C8" w:rsidRPr="00B80243">
        <w:t>мыслы</w:t>
      </w:r>
      <w:r w:rsidR="00D863A7" w:rsidRPr="00B80243">
        <w:t xml:space="preserve"> же</w:t>
      </w:r>
      <w:r w:rsidR="00AA50C8" w:rsidRPr="00B80243">
        <w:t xml:space="preserve"> совсем глубокие, </w:t>
      </w:r>
      <w:r w:rsidR="005A2DCD" w:rsidRPr="00B80243">
        <w:t xml:space="preserve">абсолютно не имеющие отношения к </w:t>
      </w:r>
      <w:r w:rsidR="00AA50C8" w:rsidRPr="00B80243">
        <w:t xml:space="preserve">раскрытию, </w:t>
      </w:r>
      <w:r w:rsidR="00934830" w:rsidRPr="00B80243">
        <w:t xml:space="preserve">принадлежат к </w:t>
      </w:r>
      <w:r w:rsidR="00DE5AE5" w:rsidRPr="00B80243">
        <w:t xml:space="preserve">той категории </w:t>
      </w:r>
      <w:r w:rsidR="00435B3B" w:rsidRPr="00B80243">
        <w:t>свет</w:t>
      </w:r>
      <w:r w:rsidR="00DE5AE5" w:rsidRPr="00B80243">
        <w:t>а, который «в самом верх</w:t>
      </w:r>
      <w:r w:rsidR="00435B3B" w:rsidRPr="00B80243">
        <w:t>у</w:t>
      </w:r>
      <w:r w:rsidR="00DE5AE5" w:rsidRPr="00B80243">
        <w:t xml:space="preserve"> без конца»</w:t>
      </w:r>
      <w:r w:rsidR="00C358BA" w:rsidRPr="00B80243">
        <w:t xml:space="preserve">, </w:t>
      </w:r>
      <w:r w:rsidR="00934830" w:rsidRPr="00B80243">
        <w:t xml:space="preserve">‒ </w:t>
      </w:r>
      <w:r w:rsidR="00C358BA" w:rsidRPr="00B80243">
        <w:t xml:space="preserve">бесконечно возносится и </w:t>
      </w:r>
      <w:proofErr w:type="gramStart"/>
      <w:r w:rsidR="00C358BA" w:rsidRPr="00B80243">
        <w:t>скрывается в Сущности</w:t>
      </w:r>
      <w:proofErr w:type="gramEnd"/>
      <w:r w:rsidR="00C358BA" w:rsidRPr="00B80243">
        <w:t xml:space="preserve"> Всевышнего</w:t>
      </w:r>
      <w:r w:rsidR="0090236A" w:rsidRPr="00B80243">
        <w:t>. Если такая мудрость и раскрывается в разуме</w:t>
      </w:r>
      <w:r w:rsidR="00435B3B" w:rsidRPr="00B80243">
        <w:t>, то отдельно от него</w:t>
      </w:r>
      <w:r w:rsidR="00955BC6" w:rsidRPr="00B80243">
        <w:t xml:space="preserve">, </w:t>
      </w:r>
      <w:r w:rsidR="00D863A7" w:rsidRPr="00B80243">
        <w:t>то есть</w:t>
      </w:r>
      <w:r w:rsidR="00214328" w:rsidRPr="00B80243">
        <w:t xml:space="preserve"> </w:t>
      </w:r>
      <w:r w:rsidR="00955BC6" w:rsidRPr="00B80243">
        <w:t xml:space="preserve">присутствует в нем в качестве тайника. </w:t>
      </w:r>
    </w:p>
    <w:p w14:paraId="43A6911F" w14:textId="14EF3715" w:rsidR="00A84169" w:rsidRPr="00B80243" w:rsidRDefault="00955BC6" w:rsidP="003432B9">
      <w:r w:rsidRPr="00B80243">
        <w:t xml:space="preserve"> </w:t>
      </w:r>
      <w:r w:rsidR="00022B02" w:rsidRPr="00B80243">
        <w:t xml:space="preserve">Ребе </w:t>
      </w:r>
      <w:proofErr w:type="spellStart"/>
      <w:r w:rsidR="00022B02" w:rsidRPr="00B80243">
        <w:t>Рашаб</w:t>
      </w:r>
      <w:proofErr w:type="spellEnd"/>
      <w:r w:rsidR="00022B02" w:rsidRPr="00B80243">
        <w:t xml:space="preserve"> </w:t>
      </w:r>
      <w:r w:rsidR="004D082F" w:rsidRPr="00B80243">
        <w:t xml:space="preserve">продолжает </w:t>
      </w:r>
      <w:r w:rsidR="00022B02" w:rsidRPr="00B80243">
        <w:t xml:space="preserve">в </w:t>
      </w:r>
      <w:proofErr w:type="spellStart"/>
      <w:r w:rsidR="00022B02" w:rsidRPr="00B80243">
        <w:t>маамаре</w:t>
      </w:r>
      <w:proofErr w:type="spellEnd"/>
      <w:r w:rsidR="00022B02" w:rsidRPr="00B80243">
        <w:t xml:space="preserve"> </w:t>
      </w:r>
      <w:r w:rsidR="004D082F" w:rsidRPr="00B80243">
        <w:t>«</w:t>
      </w:r>
      <w:proofErr w:type="spellStart"/>
      <w:r w:rsidR="004D082F" w:rsidRPr="00B80243">
        <w:t>Ве</w:t>
      </w:r>
      <w:r w:rsidR="00022B02" w:rsidRPr="00B80243">
        <w:t>-ѓу</w:t>
      </w:r>
      <w:proofErr w:type="spellEnd"/>
      <w:r w:rsidR="00022B02" w:rsidRPr="00B80243">
        <w:t xml:space="preserve"> </w:t>
      </w:r>
      <w:proofErr w:type="spellStart"/>
      <w:r w:rsidR="00022B02" w:rsidRPr="00B80243">
        <w:t>ке-хатан</w:t>
      </w:r>
      <w:proofErr w:type="spellEnd"/>
      <w:r w:rsidR="004D082F" w:rsidRPr="00B80243">
        <w:t xml:space="preserve">» (подобное </w:t>
      </w:r>
      <w:r w:rsidR="00E72A71" w:rsidRPr="00B80243">
        <w:t xml:space="preserve">сказано еще </w:t>
      </w:r>
      <w:r w:rsidR="00BB3FE0" w:rsidRPr="00B80243">
        <w:t>в некоторых источниках</w:t>
      </w:r>
      <w:r w:rsidR="00BB3FE0" w:rsidRPr="00B80243">
        <w:rPr>
          <w:rStyle w:val="af1"/>
        </w:rPr>
        <w:footnoteReference w:id="74"/>
      </w:r>
      <w:r w:rsidR="00BB3FE0" w:rsidRPr="00B80243">
        <w:t>)</w:t>
      </w:r>
      <w:r w:rsidR="00613F64" w:rsidRPr="00B80243">
        <w:t xml:space="preserve">: </w:t>
      </w:r>
      <w:r w:rsidR="00BB3FE0" w:rsidRPr="00B80243">
        <w:t xml:space="preserve">особенно глубокие идеи могут быть </w:t>
      </w:r>
      <w:r w:rsidR="00961FE8" w:rsidRPr="00B80243">
        <w:t xml:space="preserve">переданы </w:t>
      </w:r>
      <w:r w:rsidR="005C3077" w:rsidRPr="00B80243">
        <w:t>исключительно</w:t>
      </w:r>
      <w:r w:rsidR="00961FE8" w:rsidRPr="00B80243">
        <w:t xml:space="preserve"> </w:t>
      </w:r>
      <w:r w:rsidR="00BB3FE0" w:rsidRPr="00B80243">
        <w:t xml:space="preserve">посредством притч и загадок. </w:t>
      </w:r>
      <w:r w:rsidR="000E05B0" w:rsidRPr="00B80243">
        <w:t xml:space="preserve">В них </w:t>
      </w:r>
      <w:r w:rsidR="006B2E52" w:rsidRPr="00B80243">
        <w:t xml:space="preserve">эти </w:t>
      </w:r>
      <w:r w:rsidR="00535C5E" w:rsidRPr="00B80243">
        <w:t xml:space="preserve">идеи </w:t>
      </w:r>
      <w:r w:rsidR="00316199" w:rsidRPr="00B80243">
        <w:t xml:space="preserve">полностью скрыты, так что слушатель их не поймет, но сущность идеи </w:t>
      </w:r>
      <w:r w:rsidR="001D43A8" w:rsidRPr="00B80243">
        <w:t>ему будет передана. В этом преимущество притч</w:t>
      </w:r>
      <w:r w:rsidR="008020B8" w:rsidRPr="00B80243">
        <w:t xml:space="preserve"> перед объяснениями</w:t>
      </w:r>
      <w:del w:id="498" w:author="Alina Pozin" w:date="2025-02-26T13:39:00Z" w16du:dateUtc="2025-02-26T11:39:00Z">
        <w:r w:rsidR="0067289C" w:rsidRPr="00B80243" w:rsidDel="00793448">
          <w:delText>, ‒</w:delText>
        </w:r>
      </w:del>
      <w:ins w:id="499" w:author="Alina Pozin" w:date="2025-02-26T13:39:00Z" w16du:dateUtc="2025-02-26T11:39:00Z">
        <w:r w:rsidR="00793448">
          <w:t>:</w:t>
        </w:r>
      </w:ins>
      <w:r w:rsidR="0067289C" w:rsidRPr="00B80243">
        <w:t xml:space="preserve"> передается не свет мудрости, а сама сущность идеи. </w:t>
      </w:r>
    </w:p>
    <w:p w14:paraId="15366BAB" w14:textId="2667038D" w:rsidR="002B4615" w:rsidRPr="00B80243" w:rsidRDefault="003164B1" w:rsidP="008135D4">
      <w:r w:rsidRPr="00B80243">
        <w:t xml:space="preserve">Ребе </w:t>
      </w:r>
      <w:proofErr w:type="spellStart"/>
      <w:r w:rsidRPr="00B80243">
        <w:t>Рашаб</w:t>
      </w:r>
      <w:proofErr w:type="spellEnd"/>
      <w:r w:rsidRPr="00B80243">
        <w:t xml:space="preserve"> приводит в пример </w:t>
      </w:r>
      <w:r w:rsidR="003779B1" w:rsidRPr="00B80243">
        <w:t>сил</w:t>
      </w:r>
      <w:r w:rsidR="00575DAC" w:rsidRPr="00B80243">
        <w:t>у</w:t>
      </w:r>
      <w:r w:rsidR="003779B1" w:rsidRPr="00B80243">
        <w:t xml:space="preserve"> </w:t>
      </w:r>
      <w:r w:rsidR="001554F6" w:rsidRPr="00B80243">
        <w:t>наслаждения</w:t>
      </w:r>
      <w:r w:rsidR="00575DAC" w:rsidRPr="00B80243">
        <w:rPr>
          <w:rStyle w:val="af1"/>
        </w:rPr>
        <w:footnoteReference w:id="75"/>
      </w:r>
      <w:r w:rsidR="00D5444B" w:rsidRPr="00B80243">
        <w:t xml:space="preserve">. </w:t>
      </w:r>
      <w:r w:rsidR="00882700" w:rsidRPr="00B80243">
        <w:t xml:space="preserve">Наслаждение </w:t>
      </w:r>
      <w:r w:rsidR="00C5466C" w:rsidRPr="00B80243">
        <w:t xml:space="preserve">может быть </w:t>
      </w:r>
      <w:r w:rsidR="00882700" w:rsidRPr="00B80243">
        <w:t>составн</w:t>
      </w:r>
      <w:r w:rsidR="00C5466C" w:rsidRPr="00B80243">
        <w:t xml:space="preserve">ым </w:t>
      </w:r>
      <w:r w:rsidR="00882700" w:rsidRPr="00B80243">
        <w:t>и прост</w:t>
      </w:r>
      <w:r w:rsidR="00C5466C" w:rsidRPr="00B80243">
        <w:t>ым</w:t>
      </w:r>
      <w:r w:rsidR="00882700" w:rsidRPr="00B80243">
        <w:t>.</w:t>
      </w:r>
      <w:r w:rsidR="00461AA3" w:rsidRPr="00B80243">
        <w:t xml:space="preserve"> </w:t>
      </w:r>
      <w:r w:rsidR="00C6151E" w:rsidRPr="00B80243">
        <w:t xml:space="preserve">В простом </w:t>
      </w:r>
      <w:r w:rsidR="00C22F12" w:rsidRPr="00B80243">
        <w:t xml:space="preserve">тоже </w:t>
      </w:r>
      <w:r w:rsidR="00E46900" w:rsidRPr="00B80243">
        <w:t xml:space="preserve">есть </w:t>
      </w:r>
      <w:r w:rsidR="00C6151E" w:rsidRPr="00B80243">
        <w:t>варианты</w:t>
      </w:r>
      <w:r w:rsidR="00D66A02" w:rsidRPr="00B80243">
        <w:t xml:space="preserve">, </w:t>
      </w:r>
      <w:r w:rsidR="005A4D68" w:rsidRPr="00B80243">
        <w:t>один из которых</w:t>
      </w:r>
      <w:ins w:id="500" w:author="Alina Pozin" w:date="2025-02-26T13:40:00Z" w16du:dateUtc="2025-02-26T11:40:00Z">
        <w:r w:rsidR="00793448">
          <w:t xml:space="preserve"> – </w:t>
        </w:r>
      </w:ins>
      <w:del w:id="501" w:author="Alina Pozin" w:date="2025-02-26T13:40:00Z" w16du:dateUtc="2025-02-26T11:40:00Z">
        <w:r w:rsidR="005A4D68" w:rsidRPr="00B80243" w:rsidDel="00793448">
          <w:delText>:</w:delText>
        </w:r>
      </w:del>
      <w:r w:rsidR="005A4D68" w:rsidRPr="00B80243">
        <w:t xml:space="preserve"> наслаждение</w:t>
      </w:r>
      <w:ins w:id="502" w:author="Alina Pozin" w:date="2025-02-26T13:40:00Z" w16du:dateUtc="2025-02-26T11:40:00Z">
        <w:r w:rsidR="00793448">
          <w:t>,</w:t>
        </w:r>
      </w:ins>
      <w:r w:rsidR="005A4D68" w:rsidRPr="00B80243">
        <w:t xml:space="preserve"> </w:t>
      </w:r>
      <w:r w:rsidR="00FC0666" w:rsidRPr="00B80243">
        <w:t xml:space="preserve">абсолютно </w:t>
      </w:r>
      <w:r w:rsidR="00C22F12" w:rsidRPr="00B80243">
        <w:t>не связан</w:t>
      </w:r>
      <w:ins w:id="503" w:author="Alina Pozin" w:date="2025-02-26T13:40:00Z" w16du:dateUtc="2025-02-26T11:40:00Z">
        <w:r w:rsidR="00793448">
          <w:t>н</w:t>
        </w:r>
      </w:ins>
      <w:r w:rsidR="005A4D68" w:rsidRPr="00B80243">
        <w:t>о</w:t>
      </w:r>
      <w:ins w:id="504" w:author="Alina Pozin" w:date="2025-02-26T13:40:00Z" w16du:dateUtc="2025-02-26T11:40:00Z">
        <w:r w:rsidR="00793448">
          <w:t>е</w:t>
        </w:r>
      </w:ins>
      <w:r w:rsidR="00C30E19" w:rsidRPr="00B80243">
        <w:t xml:space="preserve"> ни </w:t>
      </w:r>
      <w:r w:rsidR="00C22F12" w:rsidRPr="00B80243">
        <w:t>с</w:t>
      </w:r>
      <w:r w:rsidR="00D66A02" w:rsidRPr="00B80243">
        <w:t xml:space="preserve"> </w:t>
      </w:r>
      <w:r w:rsidR="007E49EB" w:rsidRPr="00B80243">
        <w:t xml:space="preserve">чем </w:t>
      </w:r>
      <w:r w:rsidR="00D66A02" w:rsidRPr="00B80243">
        <w:t>внешним</w:t>
      </w:r>
      <w:r w:rsidR="00C30E19" w:rsidRPr="00B80243">
        <w:t xml:space="preserve">. </w:t>
      </w:r>
      <w:r w:rsidR="00392432" w:rsidRPr="00B80243">
        <w:t>Душа испытывает наслаждение от самой себя</w:t>
      </w:r>
      <w:r w:rsidR="00144F23" w:rsidRPr="00B80243">
        <w:t xml:space="preserve">. Она </w:t>
      </w:r>
      <w:r w:rsidR="008135D4" w:rsidRPr="00B80243">
        <w:t xml:space="preserve">возносится внутрь себя, </w:t>
      </w:r>
      <w:r w:rsidR="00A3467E" w:rsidRPr="00B80243">
        <w:t xml:space="preserve">уходит в себя, </w:t>
      </w:r>
      <w:r w:rsidR="008135D4" w:rsidRPr="00B80243">
        <w:t>так</w:t>
      </w:r>
      <w:r w:rsidR="00E46900" w:rsidRPr="00B80243">
        <w:t xml:space="preserve"> что </w:t>
      </w:r>
      <w:r w:rsidR="008135D4" w:rsidRPr="00B80243">
        <w:t>никакого внешнего движения</w:t>
      </w:r>
      <w:r w:rsidR="00A3467E" w:rsidRPr="00B80243">
        <w:t xml:space="preserve"> не видно</w:t>
      </w:r>
      <w:r w:rsidR="008135D4" w:rsidRPr="00B80243">
        <w:t>.</w:t>
      </w:r>
      <w:r w:rsidR="00A3467E" w:rsidRPr="00B80243">
        <w:t xml:space="preserve"> Уход в себя называется </w:t>
      </w:r>
      <w:del w:id="505" w:author="Alina Pozin" w:date="2025-02-26T13:40:00Z" w16du:dateUtc="2025-02-26T11:40:00Z">
        <w:r w:rsidR="003C7DE1" w:rsidRPr="00B80243" w:rsidDel="00793448">
          <w:delText>возвращающимся</w:delText>
        </w:r>
        <w:r w:rsidR="00A3467E" w:rsidRPr="00B80243" w:rsidDel="00793448">
          <w:delText xml:space="preserve"> </w:delText>
        </w:r>
      </w:del>
      <w:ins w:id="506" w:author="Alina Pozin" w:date="2025-02-26T13:40:00Z" w16du:dateUtc="2025-02-26T11:40:00Z">
        <w:r w:rsidR="00793448" w:rsidRPr="00B80243">
          <w:t>возвра</w:t>
        </w:r>
        <w:r w:rsidR="00793448">
          <w:t>тным</w:t>
        </w:r>
        <w:r w:rsidR="00793448" w:rsidRPr="00B80243">
          <w:t xml:space="preserve"> </w:t>
        </w:r>
      </w:ins>
      <w:r w:rsidR="00A3467E" w:rsidRPr="00B80243">
        <w:t>светом</w:t>
      </w:r>
      <w:del w:id="507" w:author="Alina Pozin" w:date="2025-02-26T13:40:00Z" w16du:dateUtc="2025-02-26T11:40:00Z">
        <w:r w:rsidR="00A3467E" w:rsidRPr="00B80243" w:rsidDel="00793448">
          <w:delText>,</w:delText>
        </w:r>
      </w:del>
      <w:ins w:id="508" w:author="Alina Pozin" w:date="2025-02-26T13:40:00Z" w16du:dateUtc="2025-02-26T11:40:00Z">
        <w:r w:rsidR="00793448">
          <w:t xml:space="preserve"> -</w:t>
        </w:r>
      </w:ins>
      <w:r w:rsidR="00A3467E" w:rsidRPr="00B80243">
        <w:t xml:space="preserve"> </w:t>
      </w:r>
      <w:ins w:id="509" w:author="Alina Pozin" w:date="2025-02-26T13:40:00Z" w16du:dateUtc="2025-02-26T11:40:00Z">
        <w:r w:rsidR="00793448">
          <w:t xml:space="preserve">то есть </w:t>
        </w:r>
      </w:ins>
      <w:r w:rsidR="002A4A15" w:rsidRPr="00B80243">
        <w:t xml:space="preserve">свет уходит в свой источник и полностью прекращает раскрытие. </w:t>
      </w:r>
      <w:r w:rsidR="00E058CA" w:rsidRPr="00B80243">
        <w:t xml:space="preserve">То же самое относится к </w:t>
      </w:r>
      <w:r w:rsidR="003C7DE1" w:rsidRPr="00B80243">
        <w:t>«</w:t>
      </w:r>
      <w:r w:rsidR="00E058CA" w:rsidRPr="00B80243">
        <w:t xml:space="preserve">мудрости, абсолютно недоступной для </w:t>
      </w:r>
      <w:r w:rsidR="00B16FA1" w:rsidRPr="00B80243">
        <w:lastRenderedPageBreak/>
        <w:t xml:space="preserve">любого </w:t>
      </w:r>
      <w:r w:rsidR="00E058CA" w:rsidRPr="00B80243">
        <w:t>понимания</w:t>
      </w:r>
      <w:r w:rsidR="003C7DE1" w:rsidRPr="00B80243">
        <w:t>»</w:t>
      </w:r>
      <w:r w:rsidR="008135D4" w:rsidRPr="00B80243">
        <w:t xml:space="preserve"> </w:t>
      </w:r>
      <w:r w:rsidR="00E46900" w:rsidRPr="00B80243">
        <w:t xml:space="preserve">‒ она уходит в себя, возносится вверх и скрывается в своем источнике.  </w:t>
      </w:r>
    </w:p>
    <w:p w14:paraId="37C7C90C" w14:textId="0FA3F42C" w:rsidR="006B01A1" w:rsidRPr="00B80243" w:rsidRDefault="006B01A1" w:rsidP="006B01A1">
      <w:pPr>
        <w:pStyle w:val="2"/>
      </w:pPr>
      <w:r w:rsidRPr="00B80243">
        <w:t>Глава 8</w:t>
      </w:r>
    </w:p>
    <w:p w14:paraId="1FDAFC33" w14:textId="1C67C6DB" w:rsidR="006B01A1" w:rsidRPr="00B80243" w:rsidRDefault="006B01A1" w:rsidP="006B01A1">
      <w:r w:rsidRPr="00B80243">
        <w:t xml:space="preserve">После всего сказанного на эту тему рабби Йосеф-Ицхак </w:t>
      </w:r>
      <w:r w:rsidR="0013548E" w:rsidRPr="00B80243">
        <w:t xml:space="preserve">приводит в пример бесконечный свет Всевышнего. </w:t>
      </w:r>
      <w:r w:rsidR="00D252F0" w:rsidRPr="00B80243">
        <w:t xml:space="preserve">Свет может </w:t>
      </w:r>
      <w:r w:rsidR="00957FD7" w:rsidRPr="00B80243">
        <w:t>находит</w:t>
      </w:r>
      <w:r w:rsidR="00825E47" w:rsidRPr="00B80243">
        <w:t>ь</w:t>
      </w:r>
      <w:r w:rsidR="00957FD7" w:rsidRPr="00B80243">
        <w:t xml:space="preserve">ся </w:t>
      </w:r>
      <w:r w:rsidR="00D252F0" w:rsidRPr="00B80243">
        <w:t xml:space="preserve">в состоянии раскрытия, </w:t>
      </w:r>
      <w:del w:id="510" w:author="Alina Pozin" w:date="2025-02-26T13:41:00Z" w16du:dateUtc="2025-02-26T11:41:00Z">
        <w:r w:rsidR="0021159D" w:rsidRPr="00B80243" w:rsidDel="003744E2">
          <w:delText xml:space="preserve">а </w:delText>
        </w:r>
      </w:del>
      <w:ins w:id="511" w:author="Alina Pozin" w:date="2025-02-26T13:41:00Z" w16du:dateUtc="2025-02-26T11:41:00Z">
        <w:r w:rsidR="003744E2">
          <w:t>но</w:t>
        </w:r>
        <w:r w:rsidR="003744E2" w:rsidRPr="00B80243">
          <w:t xml:space="preserve"> </w:t>
        </w:r>
      </w:ins>
      <w:r w:rsidR="00507F06" w:rsidRPr="00B80243">
        <w:t xml:space="preserve">сущность света не </w:t>
      </w:r>
      <w:r w:rsidR="0021159D" w:rsidRPr="00B80243">
        <w:t xml:space="preserve">только не может, но и вообще не </w:t>
      </w:r>
      <w:r w:rsidR="00507F06" w:rsidRPr="00B80243">
        <w:t>име</w:t>
      </w:r>
      <w:r w:rsidR="003D4F95" w:rsidRPr="00B80243">
        <w:t xml:space="preserve">ет </w:t>
      </w:r>
      <w:r w:rsidR="00F61C45" w:rsidRPr="00B80243">
        <w:t xml:space="preserve">никакого </w:t>
      </w:r>
      <w:r w:rsidR="00507F06" w:rsidRPr="00B80243">
        <w:t xml:space="preserve">отношения к раскрытию, </w:t>
      </w:r>
      <w:r w:rsidR="003D4F95" w:rsidRPr="00B80243">
        <w:t>особенно</w:t>
      </w:r>
      <w:del w:id="512" w:author="Alina Pozin" w:date="2025-02-26T13:41:00Z" w16du:dateUtc="2025-02-26T11:41:00Z">
        <w:r w:rsidR="00F61C45" w:rsidRPr="00B80243" w:rsidDel="003744E2">
          <w:delText>,</w:delText>
        </w:r>
      </w:del>
      <w:r w:rsidR="00F61C45" w:rsidRPr="00B80243">
        <w:t xml:space="preserve"> </w:t>
      </w:r>
      <w:r w:rsidR="00507F06" w:rsidRPr="00B80243">
        <w:t xml:space="preserve">в мирах. </w:t>
      </w:r>
      <w:r w:rsidR="00207DF1" w:rsidRPr="00B80243">
        <w:t>Наоборот, свет уходит в себя и скрывается внутри себя.</w:t>
      </w:r>
      <w:r w:rsidR="005C2BDD" w:rsidRPr="00B80243">
        <w:t xml:space="preserve"> В этом состоянии </w:t>
      </w:r>
      <w:del w:id="513" w:author="Alina Pozin" w:date="2025-02-26T13:42:00Z" w16du:dateUtc="2025-02-26T11:42:00Z">
        <w:r w:rsidR="005C2BDD" w:rsidRPr="00B80243" w:rsidDel="003744E2">
          <w:delText xml:space="preserve">свет </w:delText>
        </w:r>
      </w:del>
      <w:ins w:id="514" w:author="Alina Pozin" w:date="2025-02-26T13:42:00Z" w16du:dateUtc="2025-02-26T11:42:00Z">
        <w:r w:rsidR="003744E2">
          <w:t>он</w:t>
        </w:r>
        <w:r w:rsidR="003744E2" w:rsidRPr="00B80243">
          <w:t xml:space="preserve"> </w:t>
        </w:r>
      </w:ins>
      <w:r w:rsidR="005C2BDD" w:rsidRPr="00B80243">
        <w:t>называется кладовой, ведь кладовая ‒ это тайн</w:t>
      </w:r>
      <w:r w:rsidR="00933F05" w:rsidRPr="00B80243">
        <w:t>а</w:t>
      </w:r>
      <w:r w:rsidR="005C2BDD" w:rsidRPr="00B80243">
        <w:t>, запечатанн</w:t>
      </w:r>
      <w:r w:rsidR="00933F05" w:rsidRPr="00B80243">
        <w:t>ая</w:t>
      </w:r>
      <w:r w:rsidR="005C2BDD" w:rsidRPr="00B80243">
        <w:t xml:space="preserve"> и скрыт</w:t>
      </w:r>
      <w:r w:rsidR="00933F05" w:rsidRPr="00B80243">
        <w:t xml:space="preserve">ая </w:t>
      </w:r>
      <w:r w:rsidR="005C2BDD" w:rsidRPr="00B80243">
        <w:t>от всех. Так</w:t>
      </w:r>
      <w:r w:rsidR="00933F05" w:rsidRPr="00B80243">
        <w:t xml:space="preserve"> </w:t>
      </w:r>
      <w:r w:rsidR="005C2BDD" w:rsidRPr="00B80243">
        <w:t xml:space="preserve">же то, что называется </w:t>
      </w:r>
      <w:r w:rsidR="00933F05" w:rsidRPr="00B80243">
        <w:t>«</w:t>
      </w:r>
      <w:r w:rsidR="001A6F49" w:rsidRPr="00B80243">
        <w:t xml:space="preserve">сущность», </w:t>
      </w:r>
      <w:r w:rsidR="00A9022B" w:rsidRPr="00B80243">
        <w:t xml:space="preserve">закрыто </w:t>
      </w:r>
      <w:r w:rsidR="00933F05" w:rsidRPr="00B80243">
        <w:t xml:space="preserve">и </w:t>
      </w:r>
      <w:r w:rsidR="00A9022B" w:rsidRPr="00B80243">
        <w:t xml:space="preserve">запечатано </w:t>
      </w:r>
      <w:r w:rsidR="00933F05" w:rsidRPr="00B80243">
        <w:t xml:space="preserve">не только по отношению к наблюдателю, но </w:t>
      </w:r>
      <w:r w:rsidR="00746CB2" w:rsidRPr="00B80243">
        <w:t xml:space="preserve">абсолютно, </w:t>
      </w:r>
      <w:r w:rsidR="00933F05" w:rsidRPr="00B80243">
        <w:t>сам</w:t>
      </w:r>
      <w:r w:rsidR="00A9022B" w:rsidRPr="00B80243">
        <w:t>о</w:t>
      </w:r>
      <w:r w:rsidR="00933F05" w:rsidRPr="00B80243">
        <w:t xml:space="preserve"> по себе</w:t>
      </w:r>
      <w:r w:rsidR="00746CB2" w:rsidRPr="00B80243">
        <w:t>.</w:t>
      </w:r>
    </w:p>
    <w:p w14:paraId="43E79B6A" w14:textId="4BDA6365" w:rsidR="00DF157B" w:rsidRPr="00B80243" w:rsidRDefault="00746CB2" w:rsidP="006B01A1">
      <w:r w:rsidRPr="00B80243">
        <w:t xml:space="preserve">Кладовая </w:t>
      </w:r>
      <w:r w:rsidR="001B4E76" w:rsidRPr="00B80243">
        <w:t>за</w:t>
      </w:r>
      <w:r w:rsidRPr="00B80243">
        <w:t>печатан</w:t>
      </w:r>
      <w:r w:rsidR="00D821BA" w:rsidRPr="00B80243">
        <w:t xml:space="preserve">а </w:t>
      </w:r>
      <w:r w:rsidRPr="00B80243">
        <w:t xml:space="preserve">все время, пока </w:t>
      </w:r>
      <w:ins w:id="515" w:author="Alina Pozin" w:date="2025-02-26T13:42:00Z" w16du:dateUtc="2025-02-26T11:42:00Z">
        <w:r w:rsidR="003744E2">
          <w:t xml:space="preserve">у царя </w:t>
        </w:r>
      </w:ins>
      <w:r w:rsidRPr="00B80243">
        <w:t xml:space="preserve">не появляется нужда в </w:t>
      </w:r>
      <w:ins w:id="516" w:author="Alina Pozin" w:date="2025-02-26T13:42:00Z" w16du:dateUtc="2025-02-26T11:42:00Z">
        <w:r w:rsidR="003744E2">
          <w:t xml:space="preserve">военной </w:t>
        </w:r>
      </w:ins>
      <w:r w:rsidRPr="00B80243">
        <w:t xml:space="preserve">победе. </w:t>
      </w:r>
      <w:r w:rsidR="00B43E33" w:rsidRPr="00B80243">
        <w:t xml:space="preserve">Но когда </w:t>
      </w:r>
      <w:del w:id="517" w:author="Alina Pozin" w:date="2025-02-26T13:43:00Z" w16du:dateUtc="2025-02-26T11:43:00Z">
        <w:r w:rsidR="00B43E33" w:rsidRPr="00B80243" w:rsidDel="003744E2">
          <w:delText>такая нужда</w:delText>
        </w:r>
      </w:del>
      <w:ins w:id="518" w:author="Alina Pozin" w:date="2025-02-26T13:43:00Z" w16du:dateUtc="2025-02-26T11:43:00Z">
        <w:r w:rsidR="003744E2">
          <w:t>она</w:t>
        </w:r>
      </w:ins>
      <w:r w:rsidR="00B43E33" w:rsidRPr="00B80243">
        <w:t xml:space="preserve"> появляется, </w:t>
      </w:r>
      <w:r w:rsidR="005D24E5" w:rsidRPr="00B80243">
        <w:t xml:space="preserve">ее </w:t>
      </w:r>
      <w:r w:rsidR="00B43E33" w:rsidRPr="00B80243">
        <w:t xml:space="preserve">открывают и раздают содержимое, </w:t>
      </w:r>
      <w:r w:rsidR="00F21AA7" w:rsidRPr="00B80243">
        <w:t>лежавшее</w:t>
      </w:r>
      <w:r w:rsidR="00813BB5" w:rsidRPr="00B80243">
        <w:t xml:space="preserve"> </w:t>
      </w:r>
      <w:r w:rsidR="00B43E33" w:rsidRPr="00B80243">
        <w:t xml:space="preserve">запечатанным </w:t>
      </w:r>
      <w:r w:rsidR="00B549E7" w:rsidRPr="00B80243">
        <w:t xml:space="preserve">из </w:t>
      </w:r>
      <w:r w:rsidR="00B43E33" w:rsidRPr="00B80243">
        <w:t>поколения</w:t>
      </w:r>
      <w:r w:rsidR="00B549E7" w:rsidRPr="00B80243">
        <w:t xml:space="preserve"> в поколение</w:t>
      </w:r>
      <w:r w:rsidR="00B43E33" w:rsidRPr="00B80243">
        <w:t>.</w:t>
      </w:r>
      <w:r w:rsidR="00B549E7" w:rsidRPr="00B80243">
        <w:t xml:space="preserve"> Только раздают </w:t>
      </w:r>
      <w:r w:rsidR="00070572" w:rsidRPr="00B80243">
        <w:t xml:space="preserve">его </w:t>
      </w:r>
      <w:r w:rsidR="00B549E7" w:rsidRPr="00B80243">
        <w:t>в т</w:t>
      </w:r>
      <w:r w:rsidR="00CC04F6" w:rsidRPr="00B80243">
        <w:t xml:space="preserve">ом </w:t>
      </w:r>
      <w:r w:rsidR="00B549E7" w:rsidRPr="00B80243">
        <w:t>виде, в котором</w:t>
      </w:r>
      <w:r w:rsidR="00B43E33" w:rsidRPr="00B80243">
        <w:t xml:space="preserve"> </w:t>
      </w:r>
      <w:r w:rsidR="00CC04F6" w:rsidRPr="00B80243">
        <w:t xml:space="preserve">самая глубокая мудрость передается посредством историй, рассказанных в Торе. Как уже говорилось, эти истории </w:t>
      </w:r>
      <w:r w:rsidR="000A15BD" w:rsidRPr="00B80243">
        <w:t>подоб</w:t>
      </w:r>
      <w:r w:rsidR="00D4414B" w:rsidRPr="00B80243">
        <w:t xml:space="preserve">ны </w:t>
      </w:r>
      <w:r w:rsidR="000A15BD" w:rsidRPr="00B80243">
        <w:t>притчам в том, что</w:t>
      </w:r>
      <w:r w:rsidR="00D4414B" w:rsidRPr="00B80243">
        <w:t>, с одной стороны,</w:t>
      </w:r>
      <w:r w:rsidR="000A15BD" w:rsidRPr="00B80243">
        <w:t xml:space="preserve"> через них передается сама иде</w:t>
      </w:r>
      <w:r w:rsidR="00D4414B" w:rsidRPr="00B80243">
        <w:t>я</w:t>
      </w:r>
      <w:r w:rsidR="000A15BD" w:rsidRPr="00B80243">
        <w:t xml:space="preserve"> учителя</w:t>
      </w:r>
      <w:r w:rsidR="00D4414B" w:rsidRPr="00B80243">
        <w:t>, а с другой, она становится собственной идеей ученика</w:t>
      </w:r>
      <w:r w:rsidR="007E0BFA" w:rsidRPr="00B80243">
        <w:t xml:space="preserve">, так что ученик может использовать ее в войне и победить. </w:t>
      </w:r>
    </w:p>
    <w:p w14:paraId="74686E47" w14:textId="77777777" w:rsidR="00DF157B" w:rsidRPr="00B80243" w:rsidRDefault="00DF157B" w:rsidP="006B01A1">
      <w:r w:rsidRPr="00B80243">
        <w:t>2</w:t>
      </w:r>
    </w:p>
    <w:p w14:paraId="372F8F25" w14:textId="1450FF8A" w:rsidR="00DB0BB9" w:rsidRPr="00B80243" w:rsidRDefault="00DF157B" w:rsidP="006B01A1">
      <w:r w:rsidRPr="00B80243">
        <w:t>К этому можно добавить сказанное в предыдущих главах обсуждаемой серии</w:t>
      </w:r>
      <w:ins w:id="519" w:author="Alina Pozin" w:date="2025-02-26T13:46:00Z" w16du:dateUtc="2025-02-26T11:46:00Z">
        <w:r w:rsidR="003744E2">
          <w:t xml:space="preserve"> </w:t>
        </w:r>
        <w:proofErr w:type="spellStart"/>
        <w:r w:rsidR="003744E2">
          <w:t>маамаров</w:t>
        </w:r>
      </w:ins>
      <w:proofErr w:type="spellEnd"/>
      <w:r w:rsidR="00687E41" w:rsidRPr="00B80243">
        <w:rPr>
          <w:rStyle w:val="af1"/>
        </w:rPr>
        <w:footnoteReference w:id="76"/>
      </w:r>
      <w:r w:rsidR="00D46D14" w:rsidRPr="00B80243">
        <w:t xml:space="preserve">: содержимое </w:t>
      </w:r>
      <w:r w:rsidRPr="00B80243">
        <w:t xml:space="preserve">кладовой </w:t>
      </w:r>
      <w:r w:rsidR="008B14ED" w:rsidRPr="00B80243">
        <w:t xml:space="preserve">имеет очень большую </w:t>
      </w:r>
      <w:r w:rsidR="00D46D14" w:rsidRPr="00B80243">
        <w:t>ценность</w:t>
      </w:r>
      <w:r w:rsidR="008B14ED" w:rsidRPr="00B80243">
        <w:t xml:space="preserve">, потому что его собирали в течение многих поколений. </w:t>
      </w:r>
    </w:p>
    <w:p w14:paraId="1EA313FF" w14:textId="049D35D7" w:rsidR="00EC643A" w:rsidRPr="00B80243" w:rsidRDefault="00DB0BB9" w:rsidP="006B01A1">
      <w:proofErr w:type="spellStart"/>
      <w:r w:rsidRPr="00B80243">
        <w:t>Цемах</w:t>
      </w:r>
      <w:proofErr w:type="spellEnd"/>
      <w:r w:rsidRPr="00B80243">
        <w:t xml:space="preserve"> </w:t>
      </w:r>
      <w:proofErr w:type="spellStart"/>
      <w:r w:rsidRPr="00B80243">
        <w:t>Цедек</w:t>
      </w:r>
      <w:proofErr w:type="spellEnd"/>
      <w:r w:rsidRPr="00B80243">
        <w:t xml:space="preserve"> в Ор </w:t>
      </w:r>
      <w:proofErr w:type="spellStart"/>
      <w:r w:rsidRPr="00B80243">
        <w:t>ѓа</w:t>
      </w:r>
      <w:proofErr w:type="spellEnd"/>
      <w:r w:rsidRPr="00B80243">
        <w:t xml:space="preserve">-Тора, разд. </w:t>
      </w:r>
      <w:proofErr w:type="spellStart"/>
      <w:r w:rsidRPr="00B80243">
        <w:t>Дварим</w:t>
      </w:r>
      <w:proofErr w:type="spellEnd"/>
      <w:r w:rsidRPr="00B80243">
        <w:rPr>
          <w:rStyle w:val="af1"/>
        </w:rPr>
        <w:footnoteReference w:id="77"/>
      </w:r>
      <w:del w:id="520" w:author="Alina Pozin" w:date="2025-02-26T13:46:00Z" w16du:dateUtc="2025-02-26T11:46:00Z">
        <w:r w:rsidRPr="00B80243" w:rsidDel="003744E2">
          <w:delText>,</w:delText>
        </w:r>
      </w:del>
      <w:r w:rsidRPr="00B80243">
        <w:t xml:space="preserve"> </w:t>
      </w:r>
      <w:r w:rsidR="00875E81" w:rsidRPr="00B80243">
        <w:t>пишет</w:t>
      </w:r>
      <w:r w:rsidR="002929BF" w:rsidRPr="00B80243">
        <w:t xml:space="preserve">, что в </w:t>
      </w:r>
      <w:r w:rsidR="00875E81" w:rsidRPr="00B80243">
        <w:t>стих</w:t>
      </w:r>
      <w:r w:rsidR="002929BF" w:rsidRPr="00B80243">
        <w:t>е</w:t>
      </w:r>
      <w:del w:id="521" w:author="Alina Pozin" w:date="2025-02-26T13:46:00Z" w16du:dateUtc="2025-02-26T11:46:00Z">
        <w:r w:rsidR="00875E81" w:rsidRPr="00B80243" w:rsidDel="003744E2">
          <w:delText>:</w:delText>
        </w:r>
      </w:del>
      <w:r w:rsidR="00875E81" w:rsidRPr="00B80243">
        <w:t xml:space="preserve"> «И будет, за то</w:t>
      </w:r>
      <w:r w:rsidR="002929BF" w:rsidRPr="00B80243">
        <w:t>,</w:t>
      </w:r>
      <w:r w:rsidR="00875E81" w:rsidRPr="00B80243">
        <w:t xml:space="preserve"> что будете слушать законы эти</w:t>
      </w:r>
      <w:r w:rsidR="002929BF" w:rsidRPr="00B80243">
        <w:t>…»</w:t>
      </w:r>
      <w:r w:rsidR="002929BF" w:rsidRPr="00B80243">
        <w:rPr>
          <w:rStyle w:val="af1"/>
        </w:rPr>
        <w:footnoteReference w:id="78"/>
      </w:r>
      <w:r w:rsidR="002929BF" w:rsidRPr="00B80243">
        <w:t xml:space="preserve"> говорится </w:t>
      </w:r>
      <w:r w:rsidR="00B208C6" w:rsidRPr="00B80243">
        <w:t xml:space="preserve">о награде за выполнение заповедей. </w:t>
      </w:r>
      <w:del w:id="522" w:author="Alina Pozin" w:date="2025-02-26T13:47:00Z" w16du:dateUtc="2025-02-26T11:47:00Z">
        <w:r w:rsidR="00B208C6" w:rsidRPr="00B80243" w:rsidDel="003744E2">
          <w:delText xml:space="preserve">Слова </w:delText>
        </w:r>
      </w:del>
      <w:ins w:id="523" w:author="Alina Pozin" w:date="2025-02-26T13:47:00Z" w16du:dateUtc="2025-02-26T11:47:00Z">
        <w:r w:rsidR="003744E2" w:rsidRPr="00B80243">
          <w:t>Слов</w:t>
        </w:r>
        <w:r w:rsidR="003744E2">
          <w:t>о</w:t>
        </w:r>
        <w:r w:rsidR="003744E2" w:rsidRPr="00B80243">
          <w:t xml:space="preserve"> </w:t>
        </w:r>
      </w:ins>
      <w:r w:rsidR="00B208C6" w:rsidRPr="00B80243">
        <w:t>«за то» (</w:t>
      </w:r>
      <w:proofErr w:type="spellStart"/>
      <w:r w:rsidR="00B208C6" w:rsidRPr="003744E2">
        <w:rPr>
          <w:i/>
          <w:iCs/>
          <w:rPrChange w:id="524" w:author="Alina Pozin" w:date="2025-02-26T13:47:00Z" w16du:dateUtc="2025-02-26T11:47:00Z">
            <w:rPr/>
          </w:rPrChange>
        </w:rPr>
        <w:t>экев</w:t>
      </w:r>
      <w:proofErr w:type="spellEnd"/>
      <w:r w:rsidR="00B208C6" w:rsidRPr="00B80243">
        <w:t xml:space="preserve">) </w:t>
      </w:r>
      <w:del w:id="525" w:author="Alina Pozin" w:date="2025-02-26T13:47:00Z" w16du:dateUtc="2025-02-26T11:47:00Z">
        <w:r w:rsidR="00B208C6" w:rsidRPr="00B80243" w:rsidDel="003744E2">
          <w:delText xml:space="preserve">толкуются </w:delText>
        </w:r>
      </w:del>
      <w:ins w:id="526" w:author="Alina Pozin" w:date="2025-02-26T13:47:00Z" w16du:dateUtc="2025-02-26T11:47:00Z">
        <w:r w:rsidR="003744E2" w:rsidRPr="00B80243">
          <w:t>толку</w:t>
        </w:r>
        <w:r w:rsidR="003744E2">
          <w:t>е</w:t>
        </w:r>
        <w:r w:rsidR="003744E2" w:rsidRPr="00B80243">
          <w:t xml:space="preserve">тся </w:t>
        </w:r>
        <w:r w:rsidR="003744E2">
          <w:t xml:space="preserve">как </w:t>
        </w:r>
      </w:ins>
      <w:r w:rsidR="00B208C6" w:rsidRPr="00B80243">
        <w:t>«в конце времен» (</w:t>
      </w:r>
      <w:r w:rsidR="00B208C6" w:rsidRPr="003744E2">
        <w:rPr>
          <w:i/>
          <w:iCs/>
          <w:rPrChange w:id="527" w:author="Alina Pozin" w:date="2025-02-26T13:47:00Z" w16du:dateUtc="2025-02-26T11:47:00Z">
            <w:rPr/>
          </w:rPrChange>
        </w:rPr>
        <w:t>бе-</w:t>
      </w:r>
      <w:proofErr w:type="spellStart"/>
      <w:r w:rsidR="00B208C6" w:rsidRPr="003744E2">
        <w:rPr>
          <w:i/>
          <w:iCs/>
          <w:rPrChange w:id="528" w:author="Alina Pozin" w:date="2025-02-26T13:47:00Z" w16du:dateUtc="2025-02-26T11:47:00Z">
            <w:rPr/>
          </w:rPrChange>
        </w:rPr>
        <w:t>экев</w:t>
      </w:r>
      <w:proofErr w:type="spellEnd"/>
      <w:r w:rsidR="00B208C6" w:rsidRPr="00B80243">
        <w:t>)</w:t>
      </w:r>
      <w:r w:rsidR="00132727" w:rsidRPr="00B80243">
        <w:t>, то есть Всевышний да</w:t>
      </w:r>
      <w:r w:rsidR="005B173A" w:rsidRPr="00B80243">
        <w:t xml:space="preserve">ст </w:t>
      </w:r>
      <w:r w:rsidR="00132727" w:rsidRPr="00B80243">
        <w:t>награду</w:t>
      </w:r>
      <w:r w:rsidR="005B173A" w:rsidRPr="00B80243">
        <w:rPr>
          <w:rStyle w:val="af1"/>
        </w:rPr>
        <w:footnoteReference w:id="79"/>
      </w:r>
      <w:r w:rsidR="00132727" w:rsidRPr="00B80243">
        <w:t xml:space="preserve"> </w:t>
      </w:r>
      <w:r w:rsidR="00957454" w:rsidRPr="00B80243">
        <w:t xml:space="preserve">за выполнение заповедей </w:t>
      </w:r>
      <w:r w:rsidR="005B173A" w:rsidRPr="00B80243">
        <w:t>в конце времен</w:t>
      </w:r>
      <w:r w:rsidR="00957454" w:rsidRPr="00B80243">
        <w:t>,</w:t>
      </w:r>
      <w:r w:rsidR="005B173A" w:rsidRPr="00B80243">
        <w:t xml:space="preserve"> в будущем мире</w:t>
      </w:r>
      <w:r w:rsidR="00957454" w:rsidRPr="00B80243">
        <w:rPr>
          <w:rStyle w:val="af1"/>
        </w:rPr>
        <w:footnoteReference w:id="80"/>
      </w:r>
      <w:r w:rsidR="00957454" w:rsidRPr="00B80243">
        <w:t xml:space="preserve">. Но это будет </w:t>
      </w:r>
      <w:r w:rsidR="00646F09" w:rsidRPr="00B80243">
        <w:t xml:space="preserve">не </w:t>
      </w:r>
      <w:r w:rsidR="00A82239" w:rsidRPr="00B80243">
        <w:t xml:space="preserve">просто отложенная на завтра </w:t>
      </w:r>
      <w:r w:rsidR="00957454" w:rsidRPr="00B80243">
        <w:t>наград</w:t>
      </w:r>
      <w:r w:rsidR="00A82239" w:rsidRPr="00B80243">
        <w:t>а</w:t>
      </w:r>
      <w:r w:rsidR="00957454" w:rsidRPr="00B80243">
        <w:t xml:space="preserve">, </w:t>
      </w:r>
      <w:r w:rsidR="00646F09" w:rsidRPr="00B80243">
        <w:t xml:space="preserve">причитающаяся </w:t>
      </w:r>
      <w:r w:rsidR="004F1418" w:rsidRPr="00B80243">
        <w:t xml:space="preserve">нам </w:t>
      </w:r>
      <w:r w:rsidR="00957454" w:rsidRPr="00B80243">
        <w:t>се</w:t>
      </w:r>
      <w:r w:rsidR="00A82239" w:rsidRPr="00B80243">
        <w:t>годня</w:t>
      </w:r>
      <w:r w:rsidR="00646F09" w:rsidRPr="00B80243">
        <w:t xml:space="preserve">, а подобная тому, </w:t>
      </w:r>
      <w:del w:id="529" w:author="Alina Pozin" w:date="2025-02-26T13:48:00Z" w16du:dateUtc="2025-02-26T11:48:00Z">
        <w:r w:rsidR="00646F09" w:rsidRPr="00B80243" w:rsidDel="003744E2">
          <w:delText xml:space="preserve">что </w:delText>
        </w:r>
      </w:del>
      <w:ins w:id="530" w:author="Alina Pozin" w:date="2025-02-26T13:48:00Z" w16du:dateUtc="2025-02-26T11:48:00Z">
        <w:r w:rsidR="003744E2">
          <w:t>о чем</w:t>
        </w:r>
        <w:r w:rsidR="003744E2" w:rsidRPr="00B80243">
          <w:t xml:space="preserve"> </w:t>
        </w:r>
      </w:ins>
      <w:r w:rsidR="00FC6397" w:rsidRPr="00B80243">
        <w:t>рассказывается в Мидраше</w:t>
      </w:r>
      <w:r w:rsidR="00FC6397" w:rsidRPr="00B80243">
        <w:rPr>
          <w:rStyle w:val="af1"/>
        </w:rPr>
        <w:footnoteReference w:id="81"/>
      </w:r>
      <w:r w:rsidR="00646F09" w:rsidRPr="00B80243">
        <w:t xml:space="preserve"> о </w:t>
      </w:r>
      <w:r w:rsidR="00FC6397" w:rsidRPr="00B80243">
        <w:t>рабби Пинхас</w:t>
      </w:r>
      <w:r w:rsidR="00646F09" w:rsidRPr="00B80243">
        <w:t xml:space="preserve">е бен Яире. </w:t>
      </w:r>
    </w:p>
    <w:p w14:paraId="307EBC1B" w14:textId="4EE72BDD" w:rsidR="00EC643A" w:rsidRPr="00B80243" w:rsidRDefault="001A46F4" w:rsidP="006B01A1">
      <w:r w:rsidRPr="00B80243">
        <w:t xml:space="preserve">Некие </w:t>
      </w:r>
      <w:r w:rsidR="005730F2" w:rsidRPr="00B80243">
        <w:t xml:space="preserve">люди </w:t>
      </w:r>
      <w:r w:rsidRPr="00B80243">
        <w:t xml:space="preserve">положили </w:t>
      </w:r>
      <w:r w:rsidR="005730F2" w:rsidRPr="00B80243">
        <w:t xml:space="preserve">в его доме мешки с ячменем </w:t>
      </w:r>
      <w:r w:rsidR="004F2C7A" w:rsidRPr="00B80243">
        <w:t xml:space="preserve">на хранение </w:t>
      </w:r>
      <w:r w:rsidR="005730F2" w:rsidRPr="00B80243">
        <w:t xml:space="preserve">и забыли про них. </w:t>
      </w:r>
      <w:r w:rsidR="004F2C7A" w:rsidRPr="00B80243">
        <w:t xml:space="preserve">Рабби Пинхас сеял </w:t>
      </w:r>
      <w:r w:rsidR="00482784" w:rsidRPr="00B80243">
        <w:t xml:space="preserve">это зерно из года в год, собирал урожай и </w:t>
      </w:r>
      <w:r w:rsidR="001A7C6C" w:rsidRPr="00B80243">
        <w:t xml:space="preserve">в результате </w:t>
      </w:r>
      <w:r w:rsidR="00E4703D" w:rsidRPr="00B80243">
        <w:t xml:space="preserve">наполнил целый </w:t>
      </w:r>
      <w:r w:rsidR="00482784" w:rsidRPr="00B80243">
        <w:t xml:space="preserve">амбар. Через семь лет эти люди вернулись и потребовали вернуть их зерно. Рабби Пинхас </w:t>
      </w:r>
      <w:r w:rsidR="00EC643A" w:rsidRPr="00B80243">
        <w:t>у</w:t>
      </w:r>
      <w:r w:rsidR="00482784" w:rsidRPr="00B80243">
        <w:t xml:space="preserve">знал </w:t>
      </w:r>
      <w:r w:rsidR="00EC643A" w:rsidRPr="00B80243">
        <w:t xml:space="preserve">их </w:t>
      </w:r>
      <w:r w:rsidR="00482784" w:rsidRPr="00B80243">
        <w:t xml:space="preserve">и сказал: «Идите, забирайте свое имущество». </w:t>
      </w:r>
    </w:p>
    <w:p w14:paraId="6DC4041D" w14:textId="5C3D6C87" w:rsidR="00A554D8" w:rsidRPr="00B80243" w:rsidRDefault="00EC643A" w:rsidP="006B01A1">
      <w:r w:rsidRPr="00B80243">
        <w:t xml:space="preserve"> То же самое с наградой за заповеди.</w:t>
      </w:r>
      <w:r w:rsidR="000D6857" w:rsidRPr="00B80243">
        <w:t xml:space="preserve"> Благодаря тому</w:t>
      </w:r>
      <w:r w:rsidRPr="00B80243">
        <w:t>, что она задерживается</w:t>
      </w:r>
      <w:del w:id="531" w:author="Alina Pozin" w:date="2025-02-26T13:48:00Z" w16du:dateUtc="2025-02-26T11:48:00Z">
        <w:r w:rsidRPr="00B80243" w:rsidDel="003744E2">
          <w:delText>, что</w:delText>
        </w:r>
      </w:del>
      <w:ins w:id="532" w:author="Alina Pozin" w:date="2025-02-26T13:48:00Z" w16du:dateUtc="2025-02-26T11:48:00Z">
        <w:r w:rsidR="003744E2">
          <w:t xml:space="preserve"> и</w:t>
        </w:r>
      </w:ins>
      <w:r w:rsidRPr="00B80243">
        <w:t xml:space="preserve"> </w:t>
      </w:r>
      <w:r w:rsidR="00CF268F" w:rsidRPr="00B80243">
        <w:t xml:space="preserve">ее ожидают в течение многих поколений, </w:t>
      </w:r>
      <w:r w:rsidR="00455F0B" w:rsidRPr="00B80243">
        <w:t xml:space="preserve">о чем сказано: «Он сделает </w:t>
      </w:r>
      <w:r w:rsidR="00212606" w:rsidRPr="00B80243">
        <w:t xml:space="preserve">это </w:t>
      </w:r>
      <w:r w:rsidR="00455F0B" w:rsidRPr="00B80243">
        <w:t>(</w:t>
      </w:r>
      <w:del w:id="533" w:author="Alina Pozin" w:date="2025-02-26T13:48:00Z" w16du:dateUtc="2025-02-26T11:48:00Z">
        <w:r w:rsidR="00455F0B" w:rsidRPr="00B80243" w:rsidDel="003744E2">
          <w:delText xml:space="preserve">- </w:delText>
        </w:r>
      </w:del>
      <w:r w:rsidR="00455F0B" w:rsidRPr="00B80243">
        <w:t xml:space="preserve">даст </w:t>
      </w:r>
      <w:r w:rsidR="00455F0B" w:rsidRPr="00B80243">
        <w:lastRenderedPageBreak/>
        <w:t>награду) ожидающе</w:t>
      </w:r>
      <w:r w:rsidR="00212606" w:rsidRPr="00B80243">
        <w:t>му</w:t>
      </w:r>
      <w:r w:rsidR="00455F0B" w:rsidRPr="00B80243">
        <w:t xml:space="preserve"> Его»</w:t>
      </w:r>
      <w:r w:rsidR="00455F0B" w:rsidRPr="00B80243">
        <w:rPr>
          <w:rStyle w:val="af1"/>
        </w:rPr>
        <w:footnoteReference w:id="82"/>
      </w:r>
      <w:r w:rsidR="00455F0B" w:rsidRPr="00B80243">
        <w:t xml:space="preserve">, </w:t>
      </w:r>
      <w:r w:rsidR="00CF268F" w:rsidRPr="00B80243">
        <w:t>она увеличивается в размере и дает плоды, к</w:t>
      </w:r>
      <w:r w:rsidR="00ED51CC" w:rsidRPr="00B80243">
        <w:t xml:space="preserve">оторые </w:t>
      </w:r>
      <w:r w:rsidR="00076BF4" w:rsidRPr="00B80243">
        <w:t>сами</w:t>
      </w:r>
      <w:r w:rsidR="00A554D8" w:rsidRPr="00B80243">
        <w:t xml:space="preserve"> </w:t>
      </w:r>
      <w:r w:rsidR="00ED51CC" w:rsidRPr="00B80243">
        <w:t xml:space="preserve">дают плоды, </w:t>
      </w:r>
      <w:r w:rsidR="00076BF4" w:rsidRPr="00B80243">
        <w:t>и так наб</w:t>
      </w:r>
      <w:r w:rsidR="000D6857" w:rsidRPr="00B80243">
        <w:t>ирается</w:t>
      </w:r>
      <w:r w:rsidR="00076BF4" w:rsidRPr="00B80243">
        <w:t xml:space="preserve"> целая кладовая</w:t>
      </w:r>
      <w:r w:rsidR="00ED51CC" w:rsidRPr="00B80243">
        <w:t>.</w:t>
      </w:r>
    </w:p>
    <w:p w14:paraId="032159E5" w14:textId="77777777" w:rsidR="00A554D8" w:rsidRPr="00B80243" w:rsidRDefault="00A554D8" w:rsidP="006B01A1">
      <w:r w:rsidRPr="00B80243">
        <w:t>3</w:t>
      </w:r>
    </w:p>
    <w:p w14:paraId="69276969" w14:textId="77777777" w:rsidR="007227EE" w:rsidRPr="00B80243" w:rsidRDefault="00ED51CC" w:rsidP="006B01A1">
      <w:r w:rsidRPr="00B80243">
        <w:t xml:space="preserve"> </w:t>
      </w:r>
      <w:r w:rsidR="002069D0" w:rsidRPr="00B80243">
        <w:t xml:space="preserve">Хотя </w:t>
      </w:r>
      <w:r w:rsidR="005B6549" w:rsidRPr="00B80243">
        <w:t xml:space="preserve">эти </w:t>
      </w:r>
      <w:r w:rsidR="00601608" w:rsidRPr="00B80243">
        <w:t>сокровища дают военачальникам, но имеют в виду, что</w:t>
      </w:r>
      <w:r w:rsidR="002069D0" w:rsidRPr="00B80243">
        <w:t xml:space="preserve"> </w:t>
      </w:r>
      <w:r w:rsidR="00601608" w:rsidRPr="00B80243">
        <w:t>они достиг</w:t>
      </w:r>
      <w:r w:rsidR="002069D0" w:rsidRPr="00B80243">
        <w:t xml:space="preserve">нут </w:t>
      </w:r>
      <w:r w:rsidR="00601608" w:rsidRPr="00B80243">
        <w:t xml:space="preserve">рядовых солдат, </w:t>
      </w:r>
      <w:r w:rsidR="002069D0" w:rsidRPr="00B80243">
        <w:t xml:space="preserve">которые с их помощью </w:t>
      </w:r>
      <w:r w:rsidR="00601608" w:rsidRPr="00B80243">
        <w:t>доб</w:t>
      </w:r>
      <w:r w:rsidR="002069D0" w:rsidRPr="00B80243">
        <w:t xml:space="preserve">удут победу </w:t>
      </w:r>
      <w:r w:rsidR="00601608" w:rsidRPr="00B80243">
        <w:t>цар</w:t>
      </w:r>
      <w:r w:rsidR="007227EE" w:rsidRPr="00B80243">
        <w:t>ю</w:t>
      </w:r>
      <w:r w:rsidR="00601608" w:rsidRPr="00B80243">
        <w:t xml:space="preserve">. </w:t>
      </w:r>
      <w:r w:rsidR="0026672E" w:rsidRPr="00B80243">
        <w:t xml:space="preserve">Ведь </w:t>
      </w:r>
      <w:r w:rsidR="00601608" w:rsidRPr="00B80243">
        <w:t xml:space="preserve">именно </w:t>
      </w:r>
      <w:r w:rsidR="0026672E" w:rsidRPr="00B80243">
        <w:t>рядовы</w:t>
      </w:r>
      <w:r w:rsidR="00997397" w:rsidRPr="00B80243">
        <w:t>е</w:t>
      </w:r>
      <w:r w:rsidR="0026672E" w:rsidRPr="00B80243">
        <w:t xml:space="preserve"> солдат</w:t>
      </w:r>
      <w:r w:rsidR="00997397" w:rsidRPr="00B80243">
        <w:t>ы</w:t>
      </w:r>
      <w:r w:rsidR="0026672E" w:rsidRPr="00B80243">
        <w:t xml:space="preserve"> </w:t>
      </w:r>
      <w:r w:rsidR="00FE16FC" w:rsidRPr="00B80243">
        <w:t>реализу</w:t>
      </w:r>
      <w:r w:rsidR="00997397" w:rsidRPr="00B80243">
        <w:t xml:space="preserve">ют на практике желание </w:t>
      </w:r>
      <w:r w:rsidR="00FE16FC" w:rsidRPr="00B80243">
        <w:t>Царя</w:t>
      </w:r>
      <w:r w:rsidR="00601608" w:rsidRPr="00B80243">
        <w:t xml:space="preserve">, </w:t>
      </w:r>
      <w:r w:rsidR="001658D6" w:rsidRPr="00B80243">
        <w:t>истинного Хозяина мира</w:t>
      </w:r>
      <w:r w:rsidR="00997397" w:rsidRPr="00B80243">
        <w:t xml:space="preserve">. </w:t>
      </w:r>
    </w:p>
    <w:p w14:paraId="3A70E7DE" w14:textId="4F6CC06A" w:rsidR="00746CB2" w:rsidRPr="00B43E33" w:rsidRDefault="00997397">
      <w:r w:rsidRPr="00B80243">
        <w:t>В чем же будет заключа</w:t>
      </w:r>
      <w:r w:rsidR="00AB1D6B" w:rsidRPr="00B80243">
        <w:t xml:space="preserve">ться </w:t>
      </w:r>
      <w:r w:rsidR="007227EE" w:rsidRPr="00B80243">
        <w:t xml:space="preserve">их </w:t>
      </w:r>
      <w:r w:rsidRPr="00B80243">
        <w:t xml:space="preserve">победа? В том, </w:t>
      </w:r>
      <w:r w:rsidR="00FE16FC" w:rsidRPr="00B80243">
        <w:t>что</w:t>
      </w:r>
      <w:r w:rsidR="007B3B27" w:rsidRPr="00B80243">
        <w:t xml:space="preserve"> «явится слава Г-</w:t>
      </w:r>
      <w:proofErr w:type="spellStart"/>
      <w:r w:rsidR="007B3B27" w:rsidRPr="00B80243">
        <w:t>сподня</w:t>
      </w:r>
      <w:proofErr w:type="spellEnd"/>
      <w:r w:rsidR="007B3B27" w:rsidRPr="00B80243">
        <w:t>, и увидит всякая плоть разом, что изрекли уста Г-</w:t>
      </w:r>
      <w:proofErr w:type="spellStart"/>
      <w:r w:rsidR="007B3B27" w:rsidRPr="00B80243">
        <w:t>спода</w:t>
      </w:r>
      <w:proofErr w:type="spellEnd"/>
      <w:r w:rsidR="007B3B27" w:rsidRPr="00B80243">
        <w:t>»</w:t>
      </w:r>
      <w:r w:rsidR="007B3B27" w:rsidRPr="00B80243">
        <w:rPr>
          <w:rStyle w:val="af1"/>
        </w:rPr>
        <w:footnoteReference w:id="83"/>
      </w:r>
      <w:r w:rsidR="007B3B27" w:rsidRPr="00B80243">
        <w:t xml:space="preserve"> </w:t>
      </w:r>
      <w:del w:id="534" w:author="Alina Pozin" w:date="2025-02-26T13:49:00Z" w16du:dateUtc="2025-02-26T11:49:00Z">
        <w:r w:rsidR="007B3B27" w:rsidRPr="00B80243" w:rsidDel="003744E2">
          <w:delText xml:space="preserve">(- </w:delText>
        </w:r>
      </w:del>
      <w:ins w:id="535" w:author="Alina Pozin" w:date="2025-02-26T13:49:00Z" w16du:dateUtc="2025-02-26T11:49:00Z">
        <w:r w:rsidR="003744E2" w:rsidRPr="00B80243">
          <w:t>(</w:t>
        </w:r>
        <w:r w:rsidR="003744E2">
          <w:t xml:space="preserve">то есть </w:t>
        </w:r>
      </w:ins>
      <w:r w:rsidR="007B3B27" w:rsidRPr="00B80243">
        <w:t>что мир ‒ это речь Г-</w:t>
      </w:r>
      <w:proofErr w:type="spellStart"/>
      <w:r w:rsidR="007B3B27" w:rsidRPr="00B80243">
        <w:t>спода</w:t>
      </w:r>
      <w:proofErr w:type="spellEnd"/>
      <w:r w:rsidR="007B3B27" w:rsidRPr="00B80243">
        <w:t>).</w:t>
      </w:r>
      <w:r w:rsidR="001658D6">
        <w:t xml:space="preserve"> </w:t>
      </w:r>
    </w:p>
    <w:sectPr w:rsidR="00746CB2" w:rsidRPr="00B43E3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66" w:author="Alina Pozin" w:date="2025-02-25T13:47:00Z" w:initials="AP">
    <w:p w14:paraId="724F84C3" w14:textId="77777777" w:rsidR="00636048" w:rsidRDefault="00636048" w:rsidP="00636048">
      <w:pPr>
        <w:pStyle w:val="af7"/>
        <w:ind w:firstLine="0"/>
      </w:pPr>
      <w:r>
        <w:rPr>
          <w:rStyle w:val="afa"/>
        </w:rPr>
        <w:annotationRef/>
      </w:r>
      <w:r>
        <w:t xml:space="preserve">Это цитата? Тогда в кавычках.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24F84C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CE6215C" w16cex:dateUtc="2025-02-25T11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24F84C3" w16cid:durableId="2CE6215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6E294" w14:textId="77777777" w:rsidR="00DA7A33" w:rsidRDefault="00DA7A33" w:rsidP="00BD7B9C">
      <w:pPr>
        <w:spacing w:line="240" w:lineRule="auto"/>
      </w:pPr>
      <w:r>
        <w:separator/>
      </w:r>
    </w:p>
  </w:endnote>
  <w:endnote w:type="continuationSeparator" w:id="0">
    <w:p w14:paraId="701C92EF" w14:textId="77777777" w:rsidR="00DA7A33" w:rsidRDefault="00DA7A33" w:rsidP="00BD7B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1A46C" w14:textId="77777777" w:rsidR="00DA7A33" w:rsidRDefault="00DA7A33" w:rsidP="00BD7B9C">
      <w:pPr>
        <w:spacing w:line="240" w:lineRule="auto"/>
      </w:pPr>
      <w:r>
        <w:separator/>
      </w:r>
    </w:p>
  </w:footnote>
  <w:footnote w:type="continuationSeparator" w:id="0">
    <w:p w14:paraId="188360B2" w14:textId="77777777" w:rsidR="00DA7A33" w:rsidRDefault="00DA7A33" w:rsidP="00BD7B9C">
      <w:pPr>
        <w:spacing w:line="240" w:lineRule="auto"/>
      </w:pPr>
      <w:r>
        <w:continuationSeparator/>
      </w:r>
    </w:p>
  </w:footnote>
  <w:footnote w:id="1">
    <w:p w14:paraId="34BAF53F" w14:textId="78EE9C7B" w:rsidR="000C42C2" w:rsidRPr="00B80243" w:rsidRDefault="000C42C2">
      <w:pPr>
        <w:pStyle w:val="ab"/>
        <w:rPr>
          <w:rtl/>
        </w:rPr>
      </w:pPr>
      <w:r w:rsidRPr="00B80243">
        <w:rPr>
          <w:rStyle w:val="af1"/>
        </w:rPr>
        <w:footnoteRef/>
      </w:r>
      <w:r w:rsidRPr="00B80243">
        <w:t xml:space="preserve"> Шир </w:t>
      </w:r>
      <w:proofErr w:type="spellStart"/>
      <w:r w:rsidRPr="00B80243">
        <w:t>ѓа</w:t>
      </w:r>
      <w:proofErr w:type="spellEnd"/>
      <w:r w:rsidRPr="00B80243">
        <w:t xml:space="preserve">-ширим, 5:1. </w:t>
      </w:r>
    </w:p>
  </w:footnote>
  <w:footnote w:id="2">
    <w:p w14:paraId="453C67C7" w14:textId="213B7F29" w:rsidR="000C42C2" w:rsidRPr="00B80243" w:rsidRDefault="000C42C2">
      <w:pPr>
        <w:pStyle w:val="ab"/>
      </w:pPr>
      <w:r w:rsidRPr="00B80243">
        <w:rPr>
          <w:rStyle w:val="af1"/>
        </w:rPr>
        <w:footnoteRef/>
      </w:r>
      <w:r w:rsidRPr="00B80243">
        <w:t xml:space="preserve"> Бати ле-</w:t>
      </w:r>
      <w:proofErr w:type="spellStart"/>
      <w:r w:rsidRPr="00B80243">
        <w:t>гани</w:t>
      </w:r>
      <w:proofErr w:type="spellEnd"/>
      <w:r w:rsidRPr="00B80243">
        <w:t xml:space="preserve">, 5710, гл. 1. </w:t>
      </w:r>
    </w:p>
  </w:footnote>
  <w:footnote w:id="3">
    <w:p w14:paraId="326E39AF" w14:textId="063D51FE" w:rsidR="000C42C2" w:rsidRPr="00B80243" w:rsidDel="00D87EE7" w:rsidRDefault="000C42C2">
      <w:pPr>
        <w:pStyle w:val="ab"/>
        <w:rPr>
          <w:del w:id="3" w:author="Alina Pozin" w:date="2025-02-25T13:17:00Z" w16du:dateUtc="2025-02-25T11:17:00Z"/>
        </w:rPr>
      </w:pPr>
      <w:del w:id="4" w:author="Alina Pozin" w:date="2025-02-25T13:17:00Z" w16du:dateUtc="2025-02-25T11:17:00Z">
        <w:r w:rsidRPr="00B80243" w:rsidDel="00D87EE7">
          <w:rPr>
            <w:rStyle w:val="af1"/>
          </w:rPr>
          <w:footnoteRef/>
        </w:r>
        <w:r w:rsidRPr="00B80243" w:rsidDel="00D87EE7">
          <w:delText xml:space="preserve"> Мидраш раба, разд. Шир ѓа-ширим, ком. к этому стиху. </w:delText>
        </w:r>
      </w:del>
    </w:p>
  </w:footnote>
  <w:footnote w:id="4">
    <w:p w14:paraId="21290B77" w14:textId="77777777" w:rsidR="00D87EE7" w:rsidRPr="00B80243" w:rsidRDefault="00D87EE7" w:rsidP="00D87EE7">
      <w:pPr>
        <w:pStyle w:val="ab"/>
        <w:rPr>
          <w:ins w:id="9" w:author="Alina Pozin" w:date="2025-02-25T13:17:00Z" w16du:dateUtc="2025-02-25T11:17:00Z"/>
        </w:rPr>
      </w:pPr>
      <w:ins w:id="10" w:author="Alina Pozin" w:date="2025-02-25T13:17:00Z" w16du:dateUtc="2025-02-25T11:17:00Z">
        <w:r w:rsidRPr="00B80243">
          <w:rPr>
            <w:rStyle w:val="af1"/>
          </w:rPr>
          <w:footnoteRef/>
        </w:r>
        <w:r w:rsidRPr="00B80243">
          <w:t xml:space="preserve"> Мидраш раба, разд. Шир </w:t>
        </w:r>
        <w:proofErr w:type="spellStart"/>
        <w:r w:rsidRPr="00B80243">
          <w:t>ѓа</w:t>
        </w:r>
        <w:proofErr w:type="spellEnd"/>
        <w:r w:rsidRPr="00B80243">
          <w:t xml:space="preserve">-ширим, ком. к этому стиху. </w:t>
        </w:r>
      </w:ins>
    </w:p>
  </w:footnote>
  <w:footnote w:id="5">
    <w:p w14:paraId="57246010" w14:textId="201F172D" w:rsidR="000C42C2" w:rsidRPr="00B80243" w:rsidRDefault="000C42C2">
      <w:pPr>
        <w:pStyle w:val="ab"/>
      </w:pPr>
      <w:r w:rsidRPr="00B80243">
        <w:rPr>
          <w:rStyle w:val="af1"/>
        </w:rPr>
        <w:footnoteRef/>
      </w:r>
      <w:r w:rsidRPr="00B80243">
        <w:t xml:space="preserve"> Мидраш раба, разд. </w:t>
      </w:r>
      <w:proofErr w:type="spellStart"/>
      <w:r w:rsidRPr="00B80243">
        <w:t>Ваикра</w:t>
      </w:r>
      <w:proofErr w:type="spellEnd"/>
      <w:r w:rsidRPr="00B80243">
        <w:t>, гл. 29, п. 11.</w:t>
      </w:r>
    </w:p>
  </w:footnote>
  <w:footnote w:id="6">
    <w:p w14:paraId="353CBF24" w14:textId="2B5AB5D3" w:rsidR="000C42C2" w:rsidRPr="00B80243" w:rsidRDefault="000C42C2">
      <w:pPr>
        <w:pStyle w:val="ab"/>
      </w:pPr>
      <w:r w:rsidRPr="00B80243">
        <w:rPr>
          <w:rStyle w:val="af1"/>
        </w:rPr>
        <w:footnoteRef/>
      </w:r>
      <w:r w:rsidRPr="00B80243">
        <w:t xml:space="preserve"> </w:t>
      </w:r>
      <w:proofErr w:type="spellStart"/>
      <w:r w:rsidRPr="00B80243">
        <w:t>Йешаяѓу</w:t>
      </w:r>
      <w:proofErr w:type="spellEnd"/>
      <w:r w:rsidRPr="00B80243">
        <w:t>, 60:21.</w:t>
      </w:r>
    </w:p>
  </w:footnote>
  <w:footnote w:id="7">
    <w:p w14:paraId="7E92A1D2" w14:textId="1CE59701" w:rsidR="000C42C2" w:rsidRPr="00B80243" w:rsidRDefault="000C42C2">
      <w:pPr>
        <w:pStyle w:val="ab"/>
      </w:pPr>
      <w:r w:rsidRPr="00B80243">
        <w:rPr>
          <w:rStyle w:val="af1"/>
        </w:rPr>
        <w:footnoteRef/>
      </w:r>
      <w:r w:rsidRPr="00B80243">
        <w:t xml:space="preserve"> </w:t>
      </w:r>
      <w:proofErr w:type="spellStart"/>
      <w:r w:rsidRPr="00B80243">
        <w:t>Теѓилим</w:t>
      </w:r>
      <w:proofErr w:type="spellEnd"/>
      <w:r w:rsidRPr="00B80243">
        <w:t xml:space="preserve">, 37:29. Мидраш раба: разд. Шир </w:t>
      </w:r>
      <w:proofErr w:type="spellStart"/>
      <w:r w:rsidRPr="00B80243">
        <w:t>ѓа</w:t>
      </w:r>
      <w:proofErr w:type="spellEnd"/>
      <w:r w:rsidRPr="00B80243">
        <w:t xml:space="preserve">-ширим в ком. 3, разд. </w:t>
      </w:r>
      <w:proofErr w:type="spellStart"/>
      <w:r w:rsidRPr="00B80243">
        <w:t>Берешит</w:t>
      </w:r>
      <w:proofErr w:type="spellEnd"/>
      <w:r w:rsidRPr="00B80243">
        <w:t xml:space="preserve">, гл. 19, п. 7; разд. </w:t>
      </w:r>
      <w:proofErr w:type="spellStart"/>
      <w:r w:rsidRPr="00B80243">
        <w:t>Бемидбар</w:t>
      </w:r>
      <w:proofErr w:type="spellEnd"/>
      <w:r w:rsidRPr="00B80243">
        <w:t xml:space="preserve">, гл. 13, п. 2. </w:t>
      </w:r>
    </w:p>
  </w:footnote>
  <w:footnote w:id="8">
    <w:p w14:paraId="418C3E9D" w14:textId="77777777" w:rsidR="001618B7" w:rsidRPr="00B80243" w:rsidRDefault="001618B7" w:rsidP="001618B7">
      <w:pPr>
        <w:pStyle w:val="ab"/>
      </w:pPr>
      <w:r w:rsidRPr="00B80243">
        <w:rPr>
          <w:rStyle w:val="af1"/>
        </w:rPr>
        <w:footnoteRef/>
      </w:r>
      <w:r w:rsidRPr="00B80243">
        <w:t xml:space="preserve"> См. ком. </w:t>
      </w:r>
      <w:proofErr w:type="spellStart"/>
      <w:r w:rsidRPr="00B80243">
        <w:t>Маѓарзо</w:t>
      </w:r>
      <w:proofErr w:type="spellEnd"/>
      <w:r w:rsidRPr="00B80243">
        <w:t xml:space="preserve"> к </w:t>
      </w:r>
      <w:proofErr w:type="spellStart"/>
      <w:r w:rsidRPr="00B80243">
        <w:t>Берешит</w:t>
      </w:r>
      <w:proofErr w:type="spellEnd"/>
      <w:r w:rsidRPr="00B80243">
        <w:t xml:space="preserve"> раба, там. Ком. </w:t>
      </w:r>
      <w:proofErr w:type="spellStart"/>
      <w:r w:rsidRPr="00B80243">
        <w:t>Матнот</w:t>
      </w:r>
      <w:proofErr w:type="spellEnd"/>
      <w:r w:rsidRPr="00B80243">
        <w:t xml:space="preserve"> </w:t>
      </w:r>
      <w:proofErr w:type="spellStart"/>
      <w:r w:rsidRPr="00B80243">
        <w:t>кеѓуна</w:t>
      </w:r>
      <w:proofErr w:type="spellEnd"/>
      <w:r w:rsidRPr="00B80243">
        <w:t xml:space="preserve"> и </w:t>
      </w:r>
      <w:proofErr w:type="spellStart"/>
      <w:r w:rsidRPr="00B80243">
        <w:t>Маѓарзо</w:t>
      </w:r>
      <w:proofErr w:type="spellEnd"/>
      <w:r w:rsidRPr="00B80243">
        <w:t xml:space="preserve"> к </w:t>
      </w:r>
      <w:proofErr w:type="spellStart"/>
      <w:r w:rsidRPr="00B80243">
        <w:t>Бемидбар</w:t>
      </w:r>
      <w:proofErr w:type="spellEnd"/>
      <w:r w:rsidRPr="00B80243">
        <w:t xml:space="preserve"> раба, там. Слово </w:t>
      </w:r>
      <w:r w:rsidRPr="00B80243">
        <w:rPr>
          <w:rFonts w:cs="Arial"/>
          <w:rtl/>
        </w:rPr>
        <w:t>ישכנו</w:t>
      </w:r>
      <w:r w:rsidRPr="00B80243">
        <w:t xml:space="preserve"> (</w:t>
      </w:r>
      <w:proofErr w:type="spellStart"/>
      <w:r w:rsidRPr="00B80243">
        <w:t>йи́шкену</w:t>
      </w:r>
      <w:proofErr w:type="spellEnd"/>
      <w:r w:rsidRPr="00B80243">
        <w:t xml:space="preserve">, «они сами будут обитать») можно прочитать и как </w:t>
      </w:r>
      <w:r w:rsidRPr="00B80243">
        <w:rPr>
          <w:rFonts w:cs="Arial"/>
          <w:rtl/>
        </w:rPr>
        <w:t>ישכינו</w:t>
      </w:r>
      <w:r w:rsidRPr="00B80243">
        <w:t xml:space="preserve"> (</w:t>
      </w:r>
      <w:proofErr w:type="spellStart"/>
      <w:r w:rsidRPr="00B80243">
        <w:t>йашки́ну</w:t>
      </w:r>
      <w:proofErr w:type="spellEnd"/>
      <w:r w:rsidRPr="00B80243">
        <w:t>, «они повлияют на него (Него) так, что он (Он) будет обитать»).</w:t>
      </w:r>
    </w:p>
  </w:footnote>
  <w:footnote w:id="9">
    <w:p w14:paraId="566E8B5C" w14:textId="4D8C3510" w:rsidR="000C42C2" w:rsidRPr="00B80243" w:rsidRDefault="000C42C2">
      <w:pPr>
        <w:pStyle w:val="ab"/>
      </w:pPr>
      <w:r w:rsidRPr="00B80243">
        <w:rPr>
          <w:rStyle w:val="af1"/>
        </w:rPr>
        <w:footnoteRef/>
      </w:r>
      <w:r w:rsidRPr="00B80243">
        <w:t xml:space="preserve"> См. </w:t>
      </w:r>
      <w:proofErr w:type="spellStart"/>
      <w:r w:rsidRPr="00B80243">
        <w:t>маамар</w:t>
      </w:r>
      <w:proofErr w:type="spellEnd"/>
      <w:r w:rsidRPr="00B80243">
        <w:t xml:space="preserve"> Бати ле-</w:t>
      </w:r>
      <w:proofErr w:type="spellStart"/>
      <w:r w:rsidRPr="00B80243">
        <w:t>гани</w:t>
      </w:r>
      <w:proofErr w:type="spellEnd"/>
      <w:r w:rsidRPr="00B80243">
        <w:t>, 5711, гл. 4.</w:t>
      </w:r>
      <w:r w:rsidR="001618B7" w:rsidRPr="00B80243">
        <w:t xml:space="preserve"> Слово </w:t>
      </w:r>
      <w:r w:rsidR="001618B7" w:rsidRPr="009F3FD2">
        <w:rPr>
          <w:i/>
          <w:iCs/>
          <w:rPrChange w:id="15" w:author="Alina Pozin" w:date="2025-02-25T13:33:00Z" w16du:dateUtc="2025-02-25T11:33:00Z">
            <w:rPr/>
          </w:rPrChange>
        </w:rPr>
        <w:t>ад</w:t>
      </w:r>
      <w:r w:rsidR="001618B7" w:rsidRPr="00B80243">
        <w:t xml:space="preserve"> (</w:t>
      </w:r>
      <w:r w:rsidR="001618B7" w:rsidRPr="00B80243">
        <w:rPr>
          <w:rFonts w:cs="Arial"/>
          <w:rtl/>
        </w:rPr>
        <w:t>עד</w:t>
      </w:r>
      <w:r w:rsidR="001618B7" w:rsidRPr="00B80243">
        <w:t>), имеющее здесь значение «вечность», понимается не только как бесконечность во времени, но и как безграничность во всех смыслах. Таким образом, речь идет о бесконечном свете Всевышнего.</w:t>
      </w:r>
    </w:p>
  </w:footnote>
  <w:footnote w:id="10">
    <w:p w14:paraId="011AE858" w14:textId="0EF42559" w:rsidR="000C42C2" w:rsidRPr="00B80243" w:rsidRDefault="000C42C2">
      <w:pPr>
        <w:pStyle w:val="ab"/>
      </w:pPr>
      <w:r w:rsidRPr="00B80243">
        <w:rPr>
          <w:rStyle w:val="af1"/>
        </w:rPr>
        <w:footnoteRef/>
      </w:r>
      <w:r w:rsidRPr="00B80243">
        <w:t xml:space="preserve"> Из молитвы в субботу и праздники.</w:t>
      </w:r>
    </w:p>
  </w:footnote>
  <w:footnote w:id="11">
    <w:p w14:paraId="4B8C3925" w14:textId="5CB7A14C" w:rsidR="000C42C2" w:rsidRPr="00B80243" w:rsidRDefault="000C42C2">
      <w:pPr>
        <w:pStyle w:val="ab"/>
      </w:pPr>
      <w:r w:rsidRPr="00B80243">
        <w:rPr>
          <w:rStyle w:val="af1"/>
        </w:rPr>
        <w:footnoteRef/>
      </w:r>
      <w:r w:rsidRPr="00B80243">
        <w:t xml:space="preserve"> </w:t>
      </w:r>
      <w:proofErr w:type="spellStart"/>
      <w:r w:rsidRPr="00B80243">
        <w:t>Шмот</w:t>
      </w:r>
      <w:proofErr w:type="spellEnd"/>
      <w:r w:rsidRPr="00B80243">
        <w:t>, 25:8.</w:t>
      </w:r>
    </w:p>
  </w:footnote>
  <w:footnote w:id="12">
    <w:p w14:paraId="2F8EB82E" w14:textId="4BE9EF5E" w:rsidR="000C42C2" w:rsidRPr="00B80243" w:rsidRDefault="000C42C2">
      <w:pPr>
        <w:pStyle w:val="ab"/>
        <w:rPr>
          <w:rtl/>
        </w:rPr>
      </w:pPr>
      <w:r w:rsidRPr="00B80243">
        <w:rPr>
          <w:rStyle w:val="af1"/>
        </w:rPr>
        <w:footnoteRef/>
      </w:r>
      <w:r w:rsidRPr="00B80243">
        <w:t xml:space="preserve"> Это высказывание наших мудрецов приведено в «</w:t>
      </w:r>
      <w:proofErr w:type="spellStart"/>
      <w:r w:rsidRPr="00B80243">
        <w:t>Ликутей</w:t>
      </w:r>
      <w:proofErr w:type="spellEnd"/>
      <w:r w:rsidRPr="00B80243">
        <w:t xml:space="preserve"> Тора», глава </w:t>
      </w:r>
      <w:proofErr w:type="spellStart"/>
      <w:r w:rsidRPr="00B80243">
        <w:t>Насо</w:t>
      </w:r>
      <w:proofErr w:type="spellEnd"/>
      <w:r w:rsidRPr="00B80243">
        <w:t xml:space="preserve"> (20б), без ссылки на источник. См. также «Решит хохма», раздел «Любовь», гл. 6, ближе к началу. Подробные ссылки см. «</w:t>
      </w:r>
      <w:proofErr w:type="spellStart"/>
      <w:r w:rsidRPr="00B80243">
        <w:t>Ликутей</w:t>
      </w:r>
      <w:proofErr w:type="spellEnd"/>
      <w:r w:rsidRPr="00B80243">
        <w:t xml:space="preserve"> </w:t>
      </w:r>
      <w:proofErr w:type="spellStart"/>
      <w:r w:rsidRPr="00B80243">
        <w:t>сихот</w:t>
      </w:r>
      <w:proofErr w:type="spellEnd"/>
      <w:r w:rsidRPr="00B80243">
        <w:t>», ч. 27, стр. 414.</w:t>
      </w:r>
    </w:p>
  </w:footnote>
  <w:footnote w:id="13">
    <w:p w14:paraId="793AD925" w14:textId="74AC6D66" w:rsidR="000C42C2" w:rsidRPr="00B80243" w:rsidRDefault="000C42C2">
      <w:pPr>
        <w:pStyle w:val="ab"/>
      </w:pPr>
      <w:r w:rsidRPr="00B80243">
        <w:rPr>
          <w:rStyle w:val="af1"/>
        </w:rPr>
        <w:footnoteRef/>
      </w:r>
      <w:r w:rsidRPr="00B80243">
        <w:t xml:space="preserve"> Талмуд, тр. </w:t>
      </w:r>
      <w:proofErr w:type="spellStart"/>
      <w:r w:rsidRPr="00B80243">
        <w:t>Эрувин</w:t>
      </w:r>
      <w:proofErr w:type="spellEnd"/>
      <w:r w:rsidRPr="00B80243">
        <w:t>, 2а.</w:t>
      </w:r>
    </w:p>
  </w:footnote>
  <w:footnote w:id="14">
    <w:p w14:paraId="63561B74" w14:textId="718F244A" w:rsidR="000C42C2" w:rsidRPr="00B80243" w:rsidRDefault="000C42C2" w:rsidP="003A0A2A">
      <w:pPr>
        <w:pStyle w:val="ab"/>
      </w:pPr>
      <w:r w:rsidRPr="00B80243">
        <w:rPr>
          <w:rStyle w:val="af1"/>
        </w:rPr>
        <w:footnoteRef/>
      </w:r>
      <w:r w:rsidRPr="00B80243">
        <w:t xml:space="preserve"> Гл. 2. </w:t>
      </w:r>
    </w:p>
  </w:footnote>
  <w:footnote w:id="15">
    <w:p w14:paraId="53E04270" w14:textId="772D02F0" w:rsidR="000C42C2" w:rsidRPr="00B80243" w:rsidRDefault="000C42C2" w:rsidP="00744B03">
      <w:pPr>
        <w:pStyle w:val="ab"/>
      </w:pPr>
      <w:r w:rsidRPr="00B80243">
        <w:rPr>
          <w:rStyle w:val="af1"/>
        </w:rPr>
        <w:footnoteRef/>
      </w:r>
      <w:r w:rsidRPr="00B80243">
        <w:t xml:space="preserve"> См. </w:t>
      </w:r>
      <w:proofErr w:type="spellStart"/>
      <w:r w:rsidRPr="00B80243">
        <w:t>Зоѓар</w:t>
      </w:r>
      <w:proofErr w:type="spellEnd"/>
      <w:r w:rsidRPr="00B80243">
        <w:t xml:space="preserve">: ч. 2, 239а; ч. 3, 26б. Приведено в обсуждаемой серии, гл. 18. </w:t>
      </w:r>
    </w:p>
  </w:footnote>
  <w:footnote w:id="16">
    <w:p w14:paraId="66C30DCE" w14:textId="4C6A5777" w:rsidR="000C42C2" w:rsidRPr="00B80243" w:rsidRDefault="000C42C2" w:rsidP="00C4619A">
      <w:pPr>
        <w:pStyle w:val="ab"/>
        <w:rPr>
          <w:rtl/>
        </w:rPr>
      </w:pPr>
      <w:r w:rsidRPr="00B80243">
        <w:rPr>
          <w:rStyle w:val="af1"/>
        </w:rPr>
        <w:footnoteRef/>
      </w:r>
      <w:r w:rsidRPr="00B80243">
        <w:t xml:space="preserve"> См. Сефер </w:t>
      </w:r>
      <w:proofErr w:type="spellStart"/>
      <w:r w:rsidRPr="00B80243">
        <w:t>Ѓа-баѓир</w:t>
      </w:r>
      <w:proofErr w:type="spellEnd"/>
      <w:r w:rsidRPr="00B80243">
        <w:t xml:space="preserve">, гл. 46. Приведено в: </w:t>
      </w:r>
      <w:proofErr w:type="spellStart"/>
      <w:r w:rsidRPr="00B80243">
        <w:t>Раканти</w:t>
      </w:r>
      <w:proofErr w:type="spellEnd"/>
      <w:r w:rsidRPr="00B80243">
        <w:t xml:space="preserve"> к </w:t>
      </w:r>
      <w:proofErr w:type="spellStart"/>
      <w:r w:rsidRPr="00B80243">
        <w:t>Берешит</w:t>
      </w:r>
      <w:proofErr w:type="spellEnd"/>
      <w:r w:rsidRPr="00B80243">
        <w:t xml:space="preserve">, 4:3, </w:t>
      </w:r>
      <w:proofErr w:type="spellStart"/>
      <w:r w:rsidRPr="00B80243">
        <w:t>Шмот</w:t>
      </w:r>
      <w:proofErr w:type="spellEnd"/>
      <w:r w:rsidRPr="00B80243">
        <w:t xml:space="preserve">, 29:18; </w:t>
      </w:r>
      <w:proofErr w:type="spellStart"/>
      <w:r w:rsidRPr="00B80243">
        <w:t>Бахье</w:t>
      </w:r>
      <w:proofErr w:type="spellEnd"/>
      <w:r w:rsidRPr="00B80243">
        <w:t xml:space="preserve"> к </w:t>
      </w:r>
      <w:proofErr w:type="spellStart"/>
      <w:r w:rsidRPr="00B80243">
        <w:t>Ваикра</w:t>
      </w:r>
      <w:proofErr w:type="spellEnd"/>
      <w:r w:rsidRPr="00B80243">
        <w:t xml:space="preserve">, 1:9, и в других источниках. </w:t>
      </w:r>
    </w:p>
  </w:footnote>
  <w:footnote w:id="17">
    <w:p w14:paraId="00046C68" w14:textId="3E5C4E14" w:rsidR="000C42C2" w:rsidRPr="00B80243" w:rsidRDefault="000C42C2">
      <w:pPr>
        <w:pStyle w:val="ab"/>
      </w:pPr>
      <w:r w:rsidRPr="00B80243">
        <w:rPr>
          <w:rStyle w:val="af1"/>
        </w:rPr>
        <w:footnoteRef/>
      </w:r>
      <w:r w:rsidRPr="00B80243">
        <w:t xml:space="preserve"> См. там, гл. 3 и далее.</w:t>
      </w:r>
    </w:p>
  </w:footnote>
  <w:footnote w:id="18">
    <w:p w14:paraId="077F1201" w14:textId="40EC7604" w:rsidR="000C42C2" w:rsidRPr="00B80243" w:rsidRDefault="000C42C2">
      <w:pPr>
        <w:pStyle w:val="ab"/>
      </w:pPr>
      <w:r w:rsidRPr="00B80243">
        <w:rPr>
          <w:rStyle w:val="af1"/>
        </w:rPr>
        <w:footnoteRef/>
      </w:r>
      <w:r w:rsidRPr="00B80243">
        <w:t xml:space="preserve"> </w:t>
      </w:r>
      <w:proofErr w:type="spellStart"/>
      <w:r w:rsidRPr="00B80243">
        <w:t>Шмот</w:t>
      </w:r>
      <w:proofErr w:type="spellEnd"/>
      <w:r w:rsidRPr="00B80243">
        <w:t xml:space="preserve">, 26:15. </w:t>
      </w:r>
      <w:proofErr w:type="spellStart"/>
      <w:r w:rsidRPr="005766CA">
        <w:rPr>
          <w:i/>
          <w:iCs/>
          <w:rPrChange w:id="44" w:author="Alina Pozin" w:date="2025-02-25T13:44:00Z" w16du:dateUtc="2025-02-25T11:44:00Z">
            <w:rPr/>
          </w:rPrChange>
        </w:rPr>
        <w:t>Шитим</w:t>
      </w:r>
      <w:proofErr w:type="spellEnd"/>
      <w:r w:rsidRPr="00B80243">
        <w:t xml:space="preserve"> ‒ порода дерева</w:t>
      </w:r>
      <w:ins w:id="45" w:author="Alina Pozin" w:date="2025-02-25T13:44:00Z" w16du:dateUtc="2025-02-25T11:44:00Z">
        <w:r w:rsidR="005766CA">
          <w:t xml:space="preserve"> (в совр. </w:t>
        </w:r>
      </w:ins>
      <w:ins w:id="46" w:author="Alina Pozin" w:date="2025-02-25T13:45:00Z" w16du:dateUtc="2025-02-25T11:45:00Z">
        <w:r w:rsidR="005766CA">
          <w:t>и</w:t>
        </w:r>
      </w:ins>
      <w:ins w:id="47" w:author="Alina Pozin" w:date="2025-02-25T13:44:00Z" w16du:dateUtc="2025-02-25T11:44:00Z">
        <w:r w:rsidR="005766CA">
          <w:t>вр</w:t>
        </w:r>
      </w:ins>
      <w:ins w:id="48" w:author="Alina Pozin" w:date="2025-02-25T13:45:00Z" w16du:dateUtc="2025-02-25T11:45:00Z">
        <w:r w:rsidR="005766CA">
          <w:t xml:space="preserve">ите - </w:t>
        </w:r>
      </w:ins>
      <w:ins w:id="49" w:author="Alina Pozin" w:date="2025-02-25T13:44:00Z" w16du:dateUtc="2025-02-25T11:44:00Z">
        <w:r w:rsidR="005766CA">
          <w:t>акация)</w:t>
        </w:r>
      </w:ins>
      <w:r w:rsidRPr="00B80243">
        <w:t>.</w:t>
      </w:r>
    </w:p>
  </w:footnote>
  <w:footnote w:id="19">
    <w:p w14:paraId="45891A2D" w14:textId="62A14E71" w:rsidR="000C42C2" w:rsidRPr="00B80243" w:rsidRDefault="000C42C2">
      <w:pPr>
        <w:pStyle w:val="ab"/>
      </w:pPr>
      <w:r w:rsidRPr="00B80243">
        <w:rPr>
          <w:rStyle w:val="af1"/>
        </w:rPr>
        <w:footnoteRef/>
      </w:r>
      <w:r w:rsidRPr="00B80243">
        <w:t xml:space="preserve"> См. там</w:t>
      </w:r>
      <w:ins w:id="56" w:author="Alina Pozin" w:date="2025-02-25T13:45:00Z" w16du:dateUtc="2025-02-25T11:45:00Z">
        <w:r w:rsidR="00636048">
          <w:t>,</w:t>
        </w:r>
      </w:ins>
      <w:r w:rsidRPr="00B80243">
        <w:t xml:space="preserve"> гл. 9. </w:t>
      </w:r>
    </w:p>
  </w:footnote>
  <w:footnote w:id="20">
    <w:p w14:paraId="1546E3EB" w14:textId="0F2C1017" w:rsidR="000C42C2" w:rsidRPr="00B80243" w:rsidRDefault="000C42C2">
      <w:pPr>
        <w:pStyle w:val="ab"/>
      </w:pPr>
      <w:r w:rsidRPr="00B80243">
        <w:rPr>
          <w:rStyle w:val="af1"/>
        </w:rPr>
        <w:footnoteRef/>
      </w:r>
      <w:r w:rsidRPr="00B80243">
        <w:t xml:space="preserve"> См. там, гл. 10.</w:t>
      </w:r>
    </w:p>
  </w:footnote>
  <w:footnote w:id="21">
    <w:p w14:paraId="3E82680B" w14:textId="524D6132" w:rsidR="000C42C2" w:rsidRPr="00B80243" w:rsidRDefault="000C42C2">
      <w:pPr>
        <w:pStyle w:val="ab"/>
      </w:pPr>
      <w:r w:rsidRPr="00B80243">
        <w:rPr>
          <w:rStyle w:val="af1"/>
        </w:rPr>
        <w:footnoteRef/>
      </w:r>
      <w:r w:rsidRPr="00B80243">
        <w:t xml:space="preserve"> </w:t>
      </w:r>
      <w:proofErr w:type="spellStart"/>
      <w:r w:rsidRPr="00B80243">
        <w:t>Шмот</w:t>
      </w:r>
      <w:proofErr w:type="spellEnd"/>
      <w:r w:rsidRPr="00B80243">
        <w:t xml:space="preserve">, 12:41. </w:t>
      </w:r>
    </w:p>
  </w:footnote>
  <w:footnote w:id="22">
    <w:p w14:paraId="5F79AEAD" w14:textId="18462E03" w:rsidR="000C42C2" w:rsidRPr="00B80243" w:rsidRDefault="000C42C2">
      <w:pPr>
        <w:pStyle w:val="ab"/>
      </w:pPr>
      <w:r w:rsidRPr="00B80243">
        <w:rPr>
          <w:rStyle w:val="af1"/>
        </w:rPr>
        <w:footnoteRef/>
      </w:r>
      <w:r w:rsidRPr="00B80243">
        <w:t xml:space="preserve"> Иов, 7:1.</w:t>
      </w:r>
    </w:p>
  </w:footnote>
  <w:footnote w:id="23">
    <w:p w14:paraId="6E9C688B" w14:textId="3DF66268" w:rsidR="000C42C2" w:rsidRPr="00B80243" w:rsidRDefault="000C42C2">
      <w:pPr>
        <w:pStyle w:val="ab"/>
      </w:pPr>
      <w:r w:rsidRPr="00B80243">
        <w:rPr>
          <w:rStyle w:val="af1"/>
        </w:rPr>
        <w:footnoteRef/>
      </w:r>
      <w:r w:rsidRPr="00B80243">
        <w:t xml:space="preserve"> Талмуд, тр. Рош </w:t>
      </w:r>
      <w:proofErr w:type="spellStart"/>
      <w:r w:rsidRPr="00B80243">
        <w:t>ѓа-Шана</w:t>
      </w:r>
      <w:proofErr w:type="spellEnd"/>
      <w:r w:rsidRPr="00B80243">
        <w:t xml:space="preserve">, 11а.  </w:t>
      </w:r>
    </w:p>
  </w:footnote>
  <w:footnote w:id="24">
    <w:p w14:paraId="00BFA2A1" w14:textId="4190F59F" w:rsidR="000C42C2" w:rsidRPr="00B80243" w:rsidRDefault="000C42C2">
      <w:pPr>
        <w:pStyle w:val="ab"/>
      </w:pPr>
      <w:r w:rsidRPr="00B80243">
        <w:rPr>
          <w:rStyle w:val="af1"/>
        </w:rPr>
        <w:footnoteRef/>
      </w:r>
      <w:r w:rsidRPr="00B80243">
        <w:t xml:space="preserve"> Мудрецы Торы должны заниматься также добрыми делами и помогать ближним, а зарабатывающие на хлеб трудом своих рук должны участвовать в изучении Торы и поддерживать первых деньгами, и так далее. У каждого должно быть основное занятие, но </w:t>
      </w:r>
      <w:del w:id="63" w:author="Alina Pozin" w:date="2025-02-25T13:58:00Z" w16du:dateUtc="2025-02-25T11:58:00Z">
        <w:r w:rsidRPr="00B80243" w:rsidDel="00CF5363">
          <w:delText>он должен</w:delText>
        </w:r>
      </w:del>
      <w:ins w:id="64" w:author="Alina Pozin" w:date="2025-02-25T13:58:00Z" w16du:dateUtc="2025-02-25T11:58:00Z">
        <w:r w:rsidR="00CF5363">
          <w:t>ему следует</w:t>
        </w:r>
      </w:ins>
      <w:r w:rsidRPr="00B80243">
        <w:t xml:space="preserve"> участвовать во всех видах работ. </w:t>
      </w:r>
    </w:p>
  </w:footnote>
  <w:footnote w:id="25">
    <w:p w14:paraId="515F9F41" w14:textId="371329D1" w:rsidR="000C42C2" w:rsidRPr="00B80243" w:rsidRDefault="000C42C2">
      <w:pPr>
        <w:pStyle w:val="ab"/>
      </w:pPr>
      <w:r w:rsidRPr="00B80243">
        <w:rPr>
          <w:rStyle w:val="af1"/>
        </w:rPr>
        <w:footnoteRef/>
      </w:r>
      <w:r w:rsidRPr="00B80243">
        <w:t xml:space="preserve"> Гл. 11.</w:t>
      </w:r>
    </w:p>
  </w:footnote>
  <w:footnote w:id="26">
    <w:p w14:paraId="4B1727AE" w14:textId="7CBF003D" w:rsidR="000C42C2" w:rsidRPr="00B80243" w:rsidRDefault="000C42C2">
      <w:pPr>
        <w:pStyle w:val="ab"/>
      </w:pPr>
      <w:r w:rsidRPr="00B80243">
        <w:rPr>
          <w:rStyle w:val="af1"/>
        </w:rPr>
        <w:footnoteRef/>
      </w:r>
      <w:r w:rsidRPr="00B80243">
        <w:t xml:space="preserve"> Шмуэль </w:t>
      </w:r>
      <w:r w:rsidRPr="00B80243">
        <w:rPr>
          <w:lang w:val="en-US"/>
        </w:rPr>
        <w:t>I</w:t>
      </w:r>
      <w:r w:rsidRPr="00B80243">
        <w:t xml:space="preserve">, 9:2. Объясняется в Ор Тора: разд. </w:t>
      </w:r>
      <w:proofErr w:type="spellStart"/>
      <w:r w:rsidRPr="00B80243">
        <w:t>Вайера</w:t>
      </w:r>
      <w:proofErr w:type="spellEnd"/>
      <w:r w:rsidRPr="00B80243">
        <w:t xml:space="preserve">, ч. 4, с. 764б; разд. Шир </w:t>
      </w:r>
      <w:proofErr w:type="spellStart"/>
      <w:r w:rsidRPr="00B80243">
        <w:t>ѓа</w:t>
      </w:r>
      <w:proofErr w:type="spellEnd"/>
      <w:r w:rsidRPr="00B80243">
        <w:t xml:space="preserve">-ширим, с. 114 и далее. </w:t>
      </w:r>
    </w:p>
  </w:footnote>
  <w:footnote w:id="27">
    <w:p w14:paraId="4D01263F" w14:textId="219FB26E" w:rsidR="000C42C2" w:rsidRPr="00B80243" w:rsidRDefault="000C42C2">
      <w:pPr>
        <w:pStyle w:val="ab"/>
      </w:pPr>
      <w:r w:rsidRPr="00B80243">
        <w:rPr>
          <w:rStyle w:val="af1"/>
        </w:rPr>
        <w:footnoteRef/>
      </w:r>
      <w:r w:rsidRPr="00B80243">
        <w:t xml:space="preserve"> Гл. 12. </w:t>
      </w:r>
    </w:p>
  </w:footnote>
  <w:footnote w:id="28">
    <w:p w14:paraId="0585F994" w14:textId="0E4B7694" w:rsidR="000C42C2" w:rsidRPr="00B80243" w:rsidRDefault="000C42C2">
      <w:pPr>
        <w:pStyle w:val="ab"/>
      </w:pPr>
      <w:r w:rsidRPr="00B80243">
        <w:rPr>
          <w:rStyle w:val="af1"/>
        </w:rPr>
        <w:footnoteRef/>
      </w:r>
      <w:r w:rsidRPr="00B80243">
        <w:t xml:space="preserve"> В конце </w:t>
      </w:r>
      <w:proofErr w:type="spellStart"/>
      <w:r w:rsidRPr="00B80243">
        <w:t>тикуна</w:t>
      </w:r>
      <w:proofErr w:type="spellEnd"/>
      <w:r w:rsidRPr="00B80243">
        <w:t xml:space="preserve"> 57. </w:t>
      </w:r>
      <w:proofErr w:type="spellStart"/>
      <w:r w:rsidRPr="00B80243">
        <w:t>Зоѓар</w:t>
      </w:r>
      <w:proofErr w:type="spellEnd"/>
      <w:r w:rsidRPr="00B80243">
        <w:t xml:space="preserve"> </w:t>
      </w:r>
      <w:proofErr w:type="spellStart"/>
      <w:r w:rsidRPr="00B80243">
        <w:t>хадаш</w:t>
      </w:r>
      <w:proofErr w:type="spellEnd"/>
      <w:r w:rsidRPr="00B80243">
        <w:t xml:space="preserve">, гл. </w:t>
      </w:r>
      <w:proofErr w:type="spellStart"/>
      <w:r w:rsidRPr="00B80243">
        <w:t>Итро</w:t>
      </w:r>
      <w:proofErr w:type="spellEnd"/>
      <w:r w:rsidRPr="00B80243">
        <w:t xml:space="preserve">, 34в. И см. также </w:t>
      </w:r>
      <w:proofErr w:type="spellStart"/>
      <w:r w:rsidRPr="00B80243">
        <w:t>Тикуней</w:t>
      </w:r>
      <w:proofErr w:type="spellEnd"/>
      <w:r w:rsidRPr="00B80243">
        <w:t xml:space="preserve"> </w:t>
      </w:r>
      <w:proofErr w:type="spellStart"/>
      <w:r w:rsidRPr="00B80243">
        <w:t>Зоѓар</w:t>
      </w:r>
      <w:proofErr w:type="spellEnd"/>
      <w:r w:rsidRPr="00B80243">
        <w:t xml:space="preserve">, </w:t>
      </w:r>
      <w:proofErr w:type="spellStart"/>
      <w:r w:rsidRPr="00B80243">
        <w:t>тикун</w:t>
      </w:r>
      <w:proofErr w:type="spellEnd"/>
      <w:r w:rsidRPr="00B80243">
        <w:t xml:space="preserve"> 19.  </w:t>
      </w:r>
    </w:p>
  </w:footnote>
  <w:footnote w:id="29">
    <w:p w14:paraId="2F776022" w14:textId="7751D30B" w:rsidR="000C42C2" w:rsidRPr="00B80243" w:rsidRDefault="000C42C2">
      <w:pPr>
        <w:pStyle w:val="ab"/>
      </w:pPr>
      <w:r w:rsidRPr="00B80243">
        <w:rPr>
          <w:rStyle w:val="af1"/>
        </w:rPr>
        <w:footnoteRef/>
      </w:r>
      <w:r w:rsidRPr="00B80243">
        <w:t xml:space="preserve"> Гл. 13 и далее. </w:t>
      </w:r>
    </w:p>
  </w:footnote>
  <w:footnote w:id="30">
    <w:p w14:paraId="273891DB" w14:textId="67FF6785" w:rsidR="000C42C2" w:rsidRPr="00B80243" w:rsidRDefault="000C42C2">
      <w:pPr>
        <w:pStyle w:val="ab"/>
      </w:pPr>
      <w:r w:rsidRPr="00B80243">
        <w:rPr>
          <w:rStyle w:val="af1"/>
        </w:rPr>
        <w:footnoteRef/>
      </w:r>
      <w:r w:rsidRPr="00B80243">
        <w:t xml:space="preserve"> Гл. 15. </w:t>
      </w:r>
    </w:p>
  </w:footnote>
  <w:footnote w:id="31">
    <w:p w14:paraId="2E37E2F3" w14:textId="49EC205A" w:rsidR="000C42C2" w:rsidRPr="00B80243" w:rsidRDefault="000C42C2">
      <w:pPr>
        <w:pStyle w:val="ab"/>
      </w:pPr>
      <w:r w:rsidRPr="00B80243">
        <w:rPr>
          <w:rStyle w:val="af1"/>
        </w:rPr>
        <w:footnoteRef/>
      </w:r>
      <w:r w:rsidRPr="00B80243">
        <w:t xml:space="preserve"> Гл. 16, обсуждаемая здесь. </w:t>
      </w:r>
    </w:p>
  </w:footnote>
  <w:footnote w:id="32">
    <w:p w14:paraId="48A0CE5F" w14:textId="0DF3E336" w:rsidR="000C42C2" w:rsidRPr="00B80243" w:rsidRDefault="000C42C2">
      <w:pPr>
        <w:pStyle w:val="ab"/>
      </w:pPr>
      <w:r w:rsidRPr="00B80243">
        <w:rPr>
          <w:rStyle w:val="af1"/>
        </w:rPr>
        <w:footnoteRef/>
      </w:r>
      <w:r w:rsidRPr="00B80243">
        <w:t xml:space="preserve"> Более подробно эта тема объясняется в следующем </w:t>
      </w:r>
      <w:proofErr w:type="spellStart"/>
      <w:r w:rsidRPr="00B80243">
        <w:t>маамаре</w:t>
      </w:r>
      <w:proofErr w:type="spellEnd"/>
      <w:r w:rsidRPr="00B80243">
        <w:t xml:space="preserve"> «Ва-</w:t>
      </w:r>
      <w:proofErr w:type="spellStart"/>
      <w:r w:rsidRPr="00B80243">
        <w:t>йолех</w:t>
      </w:r>
      <w:proofErr w:type="spellEnd"/>
      <w:r w:rsidRPr="00B80243">
        <w:t xml:space="preserve"> </w:t>
      </w:r>
      <w:proofErr w:type="spellStart"/>
      <w:r w:rsidRPr="00B80243">
        <w:t>Ѓавайе</w:t>
      </w:r>
      <w:proofErr w:type="spellEnd"/>
      <w:r w:rsidRPr="00B80243">
        <w:t xml:space="preserve">», 5726, гл. 1-2.  </w:t>
      </w:r>
    </w:p>
  </w:footnote>
  <w:footnote w:id="33">
    <w:p w14:paraId="59678B69" w14:textId="4C774043" w:rsidR="000C42C2" w:rsidRPr="00B80243" w:rsidRDefault="000C42C2">
      <w:pPr>
        <w:pStyle w:val="ab"/>
      </w:pPr>
      <w:r w:rsidRPr="00B80243">
        <w:rPr>
          <w:rStyle w:val="af1"/>
        </w:rPr>
        <w:footnoteRef/>
      </w:r>
      <w:r w:rsidRPr="00B80243">
        <w:t xml:space="preserve"> См. </w:t>
      </w:r>
      <w:proofErr w:type="spellStart"/>
      <w:r w:rsidRPr="00B80243">
        <w:t>Ликутей</w:t>
      </w:r>
      <w:proofErr w:type="spellEnd"/>
      <w:r w:rsidRPr="00B80243">
        <w:t xml:space="preserve"> Тора, гл. </w:t>
      </w:r>
      <w:proofErr w:type="spellStart"/>
      <w:r w:rsidRPr="00B80243">
        <w:t>Пекудей</w:t>
      </w:r>
      <w:proofErr w:type="spellEnd"/>
      <w:r w:rsidRPr="00B80243">
        <w:t xml:space="preserve">, с. 7б. </w:t>
      </w:r>
      <w:proofErr w:type="spellStart"/>
      <w:r w:rsidRPr="00B80243">
        <w:t>Маамарей</w:t>
      </w:r>
      <w:proofErr w:type="spellEnd"/>
      <w:r w:rsidRPr="00B80243">
        <w:t xml:space="preserve"> </w:t>
      </w:r>
      <w:proofErr w:type="spellStart"/>
      <w:r w:rsidRPr="00B80243">
        <w:t>Адмор</w:t>
      </w:r>
      <w:proofErr w:type="spellEnd"/>
      <w:r w:rsidRPr="00B80243">
        <w:t xml:space="preserve"> </w:t>
      </w:r>
      <w:proofErr w:type="spellStart"/>
      <w:r w:rsidRPr="00B80243">
        <w:t>ѓа-закен</w:t>
      </w:r>
      <w:proofErr w:type="spellEnd"/>
      <w:r w:rsidRPr="00B80243">
        <w:t xml:space="preserve"> 5567, с. 22 и далее</w:t>
      </w:r>
      <w:r w:rsidR="00BF7E0C" w:rsidRPr="00B80243">
        <w:t xml:space="preserve">. </w:t>
      </w:r>
      <w:proofErr w:type="spellStart"/>
      <w:r w:rsidR="00BF7E0C" w:rsidRPr="00B80243">
        <w:t>Маамарей</w:t>
      </w:r>
      <w:proofErr w:type="spellEnd"/>
      <w:r w:rsidR="00BF7E0C" w:rsidRPr="00B80243">
        <w:t xml:space="preserve"> </w:t>
      </w:r>
      <w:proofErr w:type="spellStart"/>
      <w:r w:rsidR="00BF7E0C" w:rsidRPr="00B80243">
        <w:t>Адмор</w:t>
      </w:r>
      <w:proofErr w:type="spellEnd"/>
      <w:r w:rsidR="00BF7E0C" w:rsidRPr="00B80243">
        <w:t xml:space="preserve"> </w:t>
      </w:r>
      <w:proofErr w:type="spellStart"/>
      <w:r w:rsidR="00BF7E0C" w:rsidRPr="00B80243">
        <w:t>ѓа-закен</w:t>
      </w:r>
      <w:proofErr w:type="spellEnd"/>
      <w:r w:rsidR="00BF7E0C" w:rsidRPr="00B80243">
        <w:t xml:space="preserve"> – </w:t>
      </w:r>
      <w:proofErr w:type="spellStart"/>
      <w:r w:rsidR="00BF7E0C" w:rsidRPr="00B80243">
        <w:t>иньяним</w:t>
      </w:r>
      <w:proofErr w:type="spellEnd"/>
      <w:r w:rsidR="00BF7E0C" w:rsidRPr="00B80243">
        <w:t xml:space="preserve">, с. 52 и далее. </w:t>
      </w:r>
      <w:r w:rsidRPr="00B80243">
        <w:t xml:space="preserve"> </w:t>
      </w:r>
    </w:p>
  </w:footnote>
  <w:footnote w:id="34">
    <w:p w14:paraId="7A67E9E3" w14:textId="4D10A609" w:rsidR="000C42C2" w:rsidRPr="00B80243" w:rsidRDefault="000C42C2">
      <w:pPr>
        <w:pStyle w:val="ab"/>
      </w:pPr>
      <w:r w:rsidRPr="00B80243">
        <w:rPr>
          <w:rStyle w:val="af1"/>
        </w:rPr>
        <w:footnoteRef/>
      </w:r>
      <w:r w:rsidRPr="00B80243">
        <w:t xml:space="preserve"> См. серию «</w:t>
      </w:r>
      <w:proofErr w:type="spellStart"/>
      <w:r w:rsidRPr="00B80243">
        <w:t>Самех</w:t>
      </w:r>
      <w:proofErr w:type="spellEnd"/>
      <w:r w:rsidRPr="00B80243">
        <w:t xml:space="preserve">-вав», с. 167-169. </w:t>
      </w:r>
    </w:p>
  </w:footnote>
  <w:footnote w:id="35">
    <w:p w14:paraId="498E7933" w14:textId="4D836A02" w:rsidR="000C42C2" w:rsidRPr="00B80243" w:rsidRDefault="000C42C2" w:rsidP="00723079">
      <w:pPr>
        <w:pStyle w:val="ab"/>
      </w:pPr>
      <w:r w:rsidRPr="00B80243">
        <w:rPr>
          <w:rStyle w:val="af1"/>
        </w:rPr>
        <w:footnoteRef/>
      </w:r>
      <w:r w:rsidRPr="00B80243">
        <w:t xml:space="preserve"> </w:t>
      </w:r>
      <w:r w:rsidRPr="00B80243">
        <w:rPr>
          <w:b/>
          <w:bCs/>
        </w:rPr>
        <w:t xml:space="preserve">В конце Сефер </w:t>
      </w:r>
      <w:proofErr w:type="spellStart"/>
      <w:r w:rsidRPr="00B80243">
        <w:rPr>
          <w:b/>
          <w:bCs/>
        </w:rPr>
        <w:t>ѓа-маамарим</w:t>
      </w:r>
      <w:proofErr w:type="spellEnd"/>
      <w:r w:rsidRPr="00B80243">
        <w:rPr>
          <w:b/>
          <w:bCs/>
        </w:rPr>
        <w:t xml:space="preserve"> 5627, с. 421.</w:t>
      </w:r>
      <w:r w:rsidRPr="00B80243">
        <w:t xml:space="preserve"> ‒ прим. Ребе. В новом издании с. 452. </w:t>
      </w:r>
      <w:r w:rsidR="00885AFA" w:rsidRPr="00B80243">
        <w:t xml:space="preserve">Этот </w:t>
      </w:r>
      <w:proofErr w:type="spellStart"/>
      <w:r w:rsidRPr="00B80243">
        <w:t>маамар</w:t>
      </w:r>
      <w:proofErr w:type="spellEnd"/>
      <w:r w:rsidRPr="00B80243">
        <w:t xml:space="preserve"> служ</w:t>
      </w:r>
      <w:r w:rsidR="00885AFA" w:rsidRPr="00B80243">
        <w:t>и</w:t>
      </w:r>
      <w:r w:rsidRPr="00B80243">
        <w:t xml:space="preserve">т дополнительным </w:t>
      </w:r>
      <w:r w:rsidR="00885AFA" w:rsidRPr="00B80243">
        <w:t>по</w:t>
      </w:r>
      <w:r w:rsidRPr="00B80243">
        <w:t xml:space="preserve">яснением сказанному в </w:t>
      </w:r>
      <w:proofErr w:type="spellStart"/>
      <w:r w:rsidRPr="00B80243">
        <w:t>мааамре</w:t>
      </w:r>
      <w:proofErr w:type="spellEnd"/>
      <w:r w:rsidRPr="00B80243">
        <w:t xml:space="preserve"> «</w:t>
      </w:r>
      <w:proofErr w:type="spellStart"/>
      <w:r w:rsidRPr="00B80243">
        <w:t>Леѓавин</w:t>
      </w:r>
      <w:proofErr w:type="spellEnd"/>
      <w:r w:rsidRPr="00B80243">
        <w:t xml:space="preserve"> </w:t>
      </w:r>
      <w:proofErr w:type="spellStart"/>
      <w:r w:rsidRPr="00B80243">
        <w:t>иньян</w:t>
      </w:r>
      <w:proofErr w:type="spellEnd"/>
      <w:r w:rsidRPr="00B80243">
        <w:t xml:space="preserve"> </w:t>
      </w:r>
      <w:proofErr w:type="spellStart"/>
      <w:r w:rsidRPr="00B80243">
        <w:t>маѓут</w:t>
      </w:r>
      <w:proofErr w:type="spellEnd"/>
      <w:r w:rsidRPr="00B80243">
        <w:t xml:space="preserve"> Ор Эйн Соф», изданном в </w:t>
      </w:r>
      <w:proofErr w:type="spellStart"/>
      <w:r w:rsidRPr="00B80243">
        <w:t>Маамарей</w:t>
      </w:r>
      <w:proofErr w:type="spellEnd"/>
      <w:r w:rsidRPr="00B80243">
        <w:t xml:space="preserve"> </w:t>
      </w:r>
      <w:proofErr w:type="spellStart"/>
      <w:r w:rsidRPr="00B80243">
        <w:t>Адмор</w:t>
      </w:r>
      <w:proofErr w:type="spellEnd"/>
      <w:r w:rsidRPr="00B80243">
        <w:t xml:space="preserve"> </w:t>
      </w:r>
      <w:proofErr w:type="spellStart"/>
      <w:r w:rsidRPr="00B80243">
        <w:t>ѓа-закен</w:t>
      </w:r>
      <w:proofErr w:type="spellEnd"/>
      <w:r w:rsidRPr="00B80243">
        <w:t xml:space="preserve"> 5563, ч. 1, с. 333 и далее.   </w:t>
      </w:r>
    </w:p>
  </w:footnote>
  <w:footnote w:id="36">
    <w:p w14:paraId="44319917" w14:textId="4825A34E" w:rsidR="000C42C2" w:rsidRPr="00B80243" w:rsidRDefault="000C42C2">
      <w:pPr>
        <w:pStyle w:val="ab"/>
      </w:pPr>
      <w:r w:rsidRPr="00B80243">
        <w:rPr>
          <w:rStyle w:val="af1"/>
        </w:rPr>
        <w:footnoteRef/>
      </w:r>
      <w:r w:rsidRPr="00B80243">
        <w:t xml:space="preserve"> </w:t>
      </w:r>
      <w:r w:rsidR="00260543" w:rsidRPr="00B80243">
        <w:t xml:space="preserve">Этот </w:t>
      </w:r>
      <w:proofErr w:type="spellStart"/>
      <w:r w:rsidR="00260543" w:rsidRPr="00B80243">
        <w:t>маамар</w:t>
      </w:r>
      <w:proofErr w:type="spellEnd"/>
      <w:r w:rsidR="00260543" w:rsidRPr="00B80243">
        <w:t xml:space="preserve"> начинается словами «</w:t>
      </w:r>
      <w:proofErr w:type="spellStart"/>
      <w:r w:rsidR="00260543" w:rsidRPr="00B80243">
        <w:t>Леѓавин</w:t>
      </w:r>
      <w:proofErr w:type="spellEnd"/>
      <w:r w:rsidR="00260543" w:rsidRPr="00B80243">
        <w:t xml:space="preserve"> </w:t>
      </w:r>
      <w:proofErr w:type="spellStart"/>
      <w:r w:rsidR="00260543" w:rsidRPr="00B80243">
        <w:t>иньян</w:t>
      </w:r>
      <w:proofErr w:type="spellEnd"/>
      <w:r w:rsidR="00260543" w:rsidRPr="00B80243">
        <w:t xml:space="preserve"> </w:t>
      </w:r>
      <w:proofErr w:type="spellStart"/>
      <w:r w:rsidR="00260543" w:rsidRPr="00B80243">
        <w:t>ше</w:t>
      </w:r>
      <w:proofErr w:type="spellEnd"/>
      <w:r w:rsidR="00260543" w:rsidRPr="00B80243">
        <w:t>-Ор Эйн Соф</w:t>
      </w:r>
      <w:r w:rsidR="00804623" w:rsidRPr="00B80243">
        <w:t xml:space="preserve">… </w:t>
      </w:r>
      <w:r w:rsidR="00B075DB" w:rsidRPr="00B80243">
        <w:t>ле</w:t>
      </w:r>
      <w:r w:rsidR="001447A0" w:rsidRPr="00B80243">
        <w:t>-</w:t>
      </w:r>
      <w:r w:rsidR="00B075DB" w:rsidRPr="00B80243">
        <w:t xml:space="preserve">мала ад </w:t>
      </w:r>
      <w:proofErr w:type="spellStart"/>
      <w:r w:rsidR="00B075DB" w:rsidRPr="00B80243">
        <w:t>эйн</w:t>
      </w:r>
      <w:proofErr w:type="spellEnd"/>
      <w:r w:rsidR="00B075DB" w:rsidRPr="00B80243">
        <w:t xml:space="preserve"> </w:t>
      </w:r>
      <w:proofErr w:type="spellStart"/>
      <w:r w:rsidR="00B075DB" w:rsidRPr="00B80243">
        <w:t>кец</w:t>
      </w:r>
      <w:proofErr w:type="spellEnd"/>
      <w:r w:rsidR="00B075DB" w:rsidRPr="00B80243">
        <w:t>»</w:t>
      </w:r>
      <w:r w:rsidR="00804623" w:rsidRPr="00B80243">
        <w:t xml:space="preserve">. Издан </w:t>
      </w:r>
      <w:r w:rsidR="00232968" w:rsidRPr="00B80243">
        <w:t xml:space="preserve">там же, </w:t>
      </w:r>
      <w:r w:rsidR="00804623" w:rsidRPr="00B80243">
        <w:t xml:space="preserve">с. 427; в новом издании с. 456. </w:t>
      </w:r>
      <w:r w:rsidR="00CF3CF7" w:rsidRPr="00B80243">
        <w:t xml:space="preserve">Служит дополнительным </w:t>
      </w:r>
      <w:r w:rsidR="001447A0" w:rsidRPr="00B80243">
        <w:t>по</w:t>
      </w:r>
      <w:r w:rsidR="00CF3CF7" w:rsidRPr="00B80243">
        <w:t xml:space="preserve">яснением </w:t>
      </w:r>
      <w:r w:rsidR="001179E3" w:rsidRPr="00B80243">
        <w:t xml:space="preserve">к </w:t>
      </w:r>
      <w:proofErr w:type="spellStart"/>
      <w:r w:rsidR="00CF3CF7" w:rsidRPr="00B80243">
        <w:t>маамару</w:t>
      </w:r>
      <w:proofErr w:type="spellEnd"/>
      <w:r w:rsidR="00CF3CF7" w:rsidRPr="00B80243">
        <w:t xml:space="preserve"> «</w:t>
      </w:r>
      <w:proofErr w:type="spellStart"/>
      <w:r w:rsidR="00CF3CF7" w:rsidRPr="00B80243">
        <w:t>Леѓавин</w:t>
      </w:r>
      <w:proofErr w:type="spellEnd"/>
      <w:r w:rsidR="00CF3CF7" w:rsidRPr="00B80243">
        <w:t xml:space="preserve"> </w:t>
      </w:r>
      <w:proofErr w:type="spellStart"/>
      <w:r w:rsidR="00CF3CF7" w:rsidRPr="00B80243">
        <w:t>иньян</w:t>
      </w:r>
      <w:proofErr w:type="spellEnd"/>
      <w:r w:rsidR="00CF3CF7" w:rsidRPr="00B80243">
        <w:t xml:space="preserve"> Ор Эйн Соф» из </w:t>
      </w:r>
      <w:r w:rsidR="00BE54E3" w:rsidRPr="00B80243">
        <w:t xml:space="preserve">в </w:t>
      </w:r>
      <w:proofErr w:type="spellStart"/>
      <w:r w:rsidR="00BE54E3" w:rsidRPr="00B80243">
        <w:t>Маамарей</w:t>
      </w:r>
      <w:proofErr w:type="spellEnd"/>
      <w:r w:rsidR="00BE54E3" w:rsidRPr="00B80243">
        <w:t xml:space="preserve"> </w:t>
      </w:r>
      <w:proofErr w:type="spellStart"/>
      <w:r w:rsidR="00BE54E3" w:rsidRPr="00B80243">
        <w:t>Адмор</w:t>
      </w:r>
      <w:proofErr w:type="spellEnd"/>
      <w:r w:rsidR="00BE54E3" w:rsidRPr="00B80243">
        <w:t xml:space="preserve"> </w:t>
      </w:r>
      <w:proofErr w:type="spellStart"/>
      <w:r w:rsidR="00BE54E3" w:rsidRPr="00B80243">
        <w:t>ѓа-закен</w:t>
      </w:r>
      <w:proofErr w:type="spellEnd"/>
      <w:r w:rsidR="00BE54E3" w:rsidRPr="00B80243">
        <w:t xml:space="preserve"> 5562, ч. 2, с. 370 и далее. </w:t>
      </w:r>
    </w:p>
  </w:footnote>
  <w:footnote w:id="37">
    <w:p w14:paraId="3F2A5C48" w14:textId="1E50250F" w:rsidR="00237861" w:rsidRPr="00B80243" w:rsidRDefault="00237861">
      <w:pPr>
        <w:pStyle w:val="ab"/>
      </w:pPr>
      <w:r w:rsidRPr="00B80243">
        <w:rPr>
          <w:rStyle w:val="af1"/>
        </w:rPr>
        <w:footnoteRef/>
      </w:r>
      <w:r w:rsidRPr="00B80243">
        <w:t xml:space="preserve"> В хасидизме </w:t>
      </w:r>
      <w:del w:id="131" w:author="Alina Pozin" w:date="2025-02-25T15:54:00Z" w16du:dateUtc="2025-02-25T13:54:00Z">
        <w:r w:rsidRPr="00B80243" w:rsidDel="002153D1">
          <w:delText xml:space="preserve">различается </w:delText>
        </w:r>
      </w:del>
      <w:ins w:id="132" w:author="Alina Pozin" w:date="2025-02-25T15:54:00Z" w16du:dateUtc="2025-02-25T13:54:00Z">
        <w:r w:rsidR="002153D1">
          <w:t>проводится различие</w:t>
        </w:r>
        <w:r w:rsidR="002153D1" w:rsidRPr="00B80243">
          <w:t xml:space="preserve"> </w:t>
        </w:r>
      </w:ins>
      <w:r w:rsidRPr="00B80243">
        <w:t xml:space="preserve">между </w:t>
      </w:r>
      <w:r w:rsidR="0056689E" w:rsidRPr="00B80243">
        <w:t xml:space="preserve">двумя видами влияния: </w:t>
      </w:r>
      <w:r w:rsidRPr="00B80243">
        <w:t>свет</w:t>
      </w:r>
      <w:r w:rsidR="0056689E" w:rsidRPr="00B80243">
        <w:t>ом, с одной стороны,</w:t>
      </w:r>
      <w:r w:rsidRPr="00B80243">
        <w:t xml:space="preserve"> и энерги</w:t>
      </w:r>
      <w:r w:rsidR="00281723" w:rsidRPr="00B80243">
        <w:t>ей или</w:t>
      </w:r>
      <w:r w:rsidRPr="00B80243">
        <w:t xml:space="preserve"> благо</w:t>
      </w:r>
      <w:r w:rsidR="00281723" w:rsidRPr="00B80243">
        <w:t>м, с другой</w:t>
      </w:r>
      <w:r w:rsidRPr="00B80243">
        <w:t xml:space="preserve">. </w:t>
      </w:r>
      <w:r w:rsidR="0056689E" w:rsidRPr="00B80243">
        <w:t xml:space="preserve">Передача энергии или излияние блага </w:t>
      </w:r>
      <w:r w:rsidRPr="00B80243">
        <w:t xml:space="preserve">уподобляется </w:t>
      </w:r>
      <w:r w:rsidR="0056689E" w:rsidRPr="00B80243">
        <w:t xml:space="preserve">переливанию воды из сосуда в сосуд, когда «нижнему» </w:t>
      </w:r>
      <w:r w:rsidR="00281723" w:rsidRPr="00B80243">
        <w:t>передается часть «верхнего». В процессе передачи «верхний», во-первых, уменьшается в количестве</w:t>
      </w:r>
      <w:ins w:id="133" w:author="Alina Pozin" w:date="2025-02-25T15:55:00Z" w16du:dateUtc="2025-02-25T13:55:00Z">
        <w:r w:rsidR="006F6EDA">
          <w:t>;</w:t>
        </w:r>
      </w:ins>
      <w:del w:id="134" w:author="Alina Pozin" w:date="2025-02-25T15:55:00Z" w16du:dateUtc="2025-02-25T13:55:00Z">
        <w:r w:rsidR="00281723" w:rsidRPr="00B80243" w:rsidDel="006F6EDA">
          <w:delText>,</w:delText>
        </w:r>
      </w:del>
      <w:r w:rsidR="00281723" w:rsidRPr="00B80243">
        <w:t xml:space="preserve"> во-вторых, </w:t>
      </w:r>
      <w:ins w:id="135" w:author="Alina Pozin" w:date="2025-02-25T15:55:00Z" w16du:dateUtc="2025-02-25T13:55:00Z">
        <w:r w:rsidR="006F6EDA">
          <w:t xml:space="preserve">всецело </w:t>
        </w:r>
      </w:ins>
      <w:r w:rsidR="004954CB" w:rsidRPr="00B80243">
        <w:t>занят этим процессом</w:t>
      </w:r>
      <w:del w:id="136" w:author="Alina Pozin" w:date="2025-02-25T15:55:00Z" w16du:dateUtc="2025-02-25T13:55:00Z">
        <w:r w:rsidR="004954CB" w:rsidRPr="00B80243" w:rsidDel="006F6EDA">
          <w:delText xml:space="preserve"> так</w:delText>
        </w:r>
      </w:del>
      <w:r w:rsidR="004954CB" w:rsidRPr="00B80243">
        <w:t xml:space="preserve">, </w:t>
      </w:r>
      <w:ins w:id="137" w:author="Alina Pozin" w:date="2025-02-25T15:55:00Z" w16du:dateUtc="2025-02-25T13:55:00Z">
        <w:r w:rsidR="006F6EDA" w:rsidRPr="00B80243">
          <w:t xml:space="preserve">так </w:t>
        </w:r>
      </w:ins>
      <w:r w:rsidR="004954CB" w:rsidRPr="00B80243">
        <w:t xml:space="preserve">что не может заниматься </w:t>
      </w:r>
      <w:r w:rsidR="00091BF3" w:rsidRPr="00B80243">
        <w:t xml:space="preserve">ничем </w:t>
      </w:r>
      <w:r w:rsidR="004954CB" w:rsidRPr="00B80243">
        <w:t>другим</w:t>
      </w:r>
      <w:ins w:id="138" w:author="Alina Pozin" w:date="2025-02-25T15:56:00Z" w16du:dateUtc="2025-02-25T13:56:00Z">
        <w:r w:rsidR="006F6EDA">
          <w:t>;</w:t>
        </w:r>
      </w:ins>
      <w:del w:id="139" w:author="Alina Pozin" w:date="2025-02-25T15:56:00Z" w16du:dateUtc="2025-02-25T13:56:00Z">
        <w:r w:rsidR="004954CB" w:rsidRPr="00B80243" w:rsidDel="006F6EDA">
          <w:delText>,</w:delText>
        </w:r>
      </w:del>
      <w:r w:rsidR="004954CB" w:rsidRPr="00B80243">
        <w:t xml:space="preserve"> в-третьих, изменяется </w:t>
      </w:r>
      <w:r w:rsidR="00091BF3" w:rsidRPr="00B80243">
        <w:t>его состояние</w:t>
      </w:r>
      <w:r w:rsidR="004954CB" w:rsidRPr="00B80243">
        <w:t>. В отличие от этого влияние в виде света никак не отражается на светил</w:t>
      </w:r>
      <w:r w:rsidR="0013369B" w:rsidRPr="00B80243">
        <w:t xml:space="preserve">е, оно не уменьшается, </w:t>
      </w:r>
      <w:del w:id="140" w:author="Alina Pozin" w:date="2025-02-25T15:56:00Z" w16du:dateUtc="2025-02-25T13:56:00Z">
        <w:r w:rsidR="0013369B" w:rsidRPr="00B80243" w:rsidDel="006F6EDA">
          <w:delText xml:space="preserve">не изменяется </w:delText>
        </w:r>
      </w:del>
      <w:r w:rsidR="0013369B" w:rsidRPr="00B80243">
        <w:t>его состояние</w:t>
      </w:r>
      <w:ins w:id="141" w:author="Alina Pozin" w:date="2025-02-25T15:56:00Z" w16du:dateUtc="2025-02-25T13:56:00Z">
        <w:r w:rsidR="006F6EDA" w:rsidRPr="006F6EDA">
          <w:t xml:space="preserve"> </w:t>
        </w:r>
        <w:r w:rsidR="006F6EDA" w:rsidRPr="00B80243">
          <w:t>не изменяется</w:t>
        </w:r>
      </w:ins>
      <w:r w:rsidR="0013369B" w:rsidRPr="00B80243">
        <w:t>, ему не нужно заниматься испусканием света</w:t>
      </w:r>
      <w:ins w:id="142" w:author="Alina Pozin" w:date="2025-02-25T15:56:00Z" w16du:dateUtc="2025-02-25T13:56:00Z">
        <w:r w:rsidR="006F6EDA">
          <w:t xml:space="preserve"> –</w:t>
        </w:r>
      </w:ins>
      <w:del w:id="143" w:author="Alina Pozin" w:date="2025-02-25T15:56:00Z" w16du:dateUtc="2025-02-25T13:56:00Z">
        <w:r w:rsidR="0013369B" w:rsidRPr="00B80243" w:rsidDel="006F6EDA">
          <w:delText>,</w:delText>
        </w:r>
      </w:del>
      <w:r w:rsidR="0013369B" w:rsidRPr="00B80243">
        <w:t xml:space="preserve"> </w:t>
      </w:r>
      <w:del w:id="144" w:author="Alina Pozin" w:date="2025-02-25T15:56:00Z" w16du:dateUtc="2025-02-25T13:56:00Z">
        <w:r w:rsidR="0013369B" w:rsidRPr="00B80243" w:rsidDel="006F6EDA">
          <w:delText xml:space="preserve">свет </w:delText>
        </w:r>
      </w:del>
      <w:ins w:id="145" w:author="Alina Pozin" w:date="2025-02-25T15:56:00Z" w16du:dateUtc="2025-02-25T13:56:00Z">
        <w:r w:rsidR="006F6EDA">
          <w:t>он</w:t>
        </w:r>
        <w:r w:rsidR="006F6EDA" w:rsidRPr="00B80243">
          <w:t xml:space="preserve"> </w:t>
        </w:r>
      </w:ins>
      <w:del w:id="146" w:author="Alina Pozin" w:date="2025-02-25T15:56:00Z" w16du:dateUtc="2025-02-25T13:56:00Z">
        <w:r w:rsidR="0013369B" w:rsidRPr="00B80243" w:rsidDel="006F6EDA">
          <w:delText xml:space="preserve">выходит </w:delText>
        </w:r>
      </w:del>
      <w:ins w:id="147" w:author="Alina Pozin" w:date="2025-02-25T15:56:00Z" w16du:dateUtc="2025-02-25T13:56:00Z">
        <w:r w:rsidR="006F6EDA">
          <w:t>ис</w:t>
        </w:r>
        <w:r w:rsidR="006F6EDA" w:rsidRPr="00B80243">
          <w:t xml:space="preserve">ходит </w:t>
        </w:r>
      </w:ins>
      <w:r w:rsidR="0013369B" w:rsidRPr="00B80243">
        <w:t xml:space="preserve">сам по себе. </w:t>
      </w:r>
      <w:r w:rsidR="00BB238B" w:rsidRPr="00B80243">
        <w:t xml:space="preserve">Поэтому для описания влияния Всевышнего на мир хасидизм предпочитает метафору света. </w:t>
      </w:r>
      <w:r w:rsidR="00281723" w:rsidRPr="00B80243">
        <w:t xml:space="preserve">  </w:t>
      </w:r>
    </w:p>
  </w:footnote>
  <w:footnote w:id="38">
    <w:p w14:paraId="0C55CD2E" w14:textId="2C6FD4EC" w:rsidR="000C42C2" w:rsidRPr="00B80243" w:rsidRDefault="000C42C2">
      <w:pPr>
        <w:pStyle w:val="ab"/>
      </w:pPr>
      <w:r w:rsidRPr="00B80243">
        <w:rPr>
          <w:rStyle w:val="af1"/>
        </w:rPr>
        <w:footnoteRef/>
      </w:r>
      <w:r w:rsidRPr="00B80243">
        <w:t xml:space="preserve"> Нижняя ступень ‒ это миры, верхняя ‒ </w:t>
      </w:r>
      <w:proofErr w:type="spellStart"/>
      <w:r w:rsidRPr="00B80243">
        <w:t>сфирот</w:t>
      </w:r>
      <w:proofErr w:type="spellEnd"/>
      <w:r w:rsidRPr="00B80243">
        <w:t xml:space="preserve">. </w:t>
      </w:r>
    </w:p>
  </w:footnote>
  <w:footnote w:id="39">
    <w:p w14:paraId="0CF606DE" w14:textId="2C384FA0" w:rsidR="000C42C2" w:rsidRPr="00B80243" w:rsidRDefault="000C42C2">
      <w:pPr>
        <w:pStyle w:val="ab"/>
      </w:pPr>
      <w:r w:rsidRPr="00B80243">
        <w:rPr>
          <w:rStyle w:val="af1"/>
        </w:rPr>
        <w:footnoteRef/>
      </w:r>
      <w:r w:rsidRPr="00B80243">
        <w:t xml:space="preserve"> </w:t>
      </w:r>
      <w:proofErr w:type="spellStart"/>
      <w:r w:rsidR="0029207B" w:rsidRPr="00B80243">
        <w:t>Тикуней</w:t>
      </w:r>
      <w:proofErr w:type="spellEnd"/>
      <w:r w:rsidR="0029207B" w:rsidRPr="00B80243">
        <w:t xml:space="preserve"> </w:t>
      </w:r>
      <w:proofErr w:type="spellStart"/>
      <w:r w:rsidR="0029207B" w:rsidRPr="00B80243">
        <w:t>Зоѓар</w:t>
      </w:r>
      <w:proofErr w:type="spellEnd"/>
      <w:r w:rsidR="0029207B" w:rsidRPr="00B80243">
        <w:t xml:space="preserve">, в </w:t>
      </w:r>
      <w:proofErr w:type="spellStart"/>
      <w:r w:rsidR="0029207B" w:rsidRPr="00B80243">
        <w:t>придесловии</w:t>
      </w:r>
      <w:proofErr w:type="spellEnd"/>
      <w:r w:rsidR="0029207B" w:rsidRPr="00B80243">
        <w:t xml:space="preserve"> (17а).</w:t>
      </w:r>
    </w:p>
  </w:footnote>
  <w:footnote w:id="40">
    <w:p w14:paraId="11EBB477" w14:textId="3D2E7F90" w:rsidR="000C42C2" w:rsidRPr="00B80243" w:rsidRDefault="000C42C2">
      <w:pPr>
        <w:pStyle w:val="ab"/>
      </w:pPr>
      <w:r w:rsidRPr="00B80243">
        <w:rPr>
          <w:rStyle w:val="af1"/>
        </w:rPr>
        <w:footnoteRef/>
      </w:r>
      <w:r w:rsidRPr="00B80243">
        <w:t xml:space="preserve"> В объяснении предыдущих глав обсуждаемой серии. </w:t>
      </w:r>
    </w:p>
  </w:footnote>
  <w:footnote w:id="41">
    <w:p w14:paraId="7D0CBAEC" w14:textId="1F1E5820" w:rsidR="000C42C2" w:rsidRPr="00B80243" w:rsidRDefault="000C42C2">
      <w:pPr>
        <w:pStyle w:val="ab"/>
      </w:pPr>
      <w:r w:rsidRPr="00B80243">
        <w:rPr>
          <w:rStyle w:val="af1"/>
        </w:rPr>
        <w:footnoteRef/>
      </w:r>
      <w:r w:rsidRPr="00B80243">
        <w:t xml:space="preserve"> </w:t>
      </w:r>
      <w:r w:rsidR="0029207B" w:rsidRPr="00B80243">
        <w:rPr>
          <w:b/>
          <w:bCs/>
        </w:rPr>
        <w:t xml:space="preserve">Гл. </w:t>
      </w:r>
      <w:proofErr w:type="spellStart"/>
      <w:r w:rsidR="0029207B" w:rsidRPr="00B80243">
        <w:rPr>
          <w:b/>
          <w:bCs/>
        </w:rPr>
        <w:t>Ноах</w:t>
      </w:r>
      <w:proofErr w:type="spellEnd"/>
      <w:r w:rsidR="0029207B" w:rsidRPr="00B80243">
        <w:rPr>
          <w:b/>
          <w:bCs/>
        </w:rPr>
        <w:t xml:space="preserve">, 69в. </w:t>
      </w:r>
      <w:r w:rsidR="0029207B" w:rsidRPr="00B80243">
        <w:t>‒ прим. Ребе.</w:t>
      </w:r>
      <w:r w:rsidR="0029207B" w:rsidRPr="00B80243">
        <w:rPr>
          <w:b/>
          <w:bCs/>
        </w:rPr>
        <w:t xml:space="preserve"> </w:t>
      </w:r>
    </w:p>
  </w:footnote>
  <w:footnote w:id="42">
    <w:p w14:paraId="220E5252" w14:textId="0A6DC14F" w:rsidR="000C42C2" w:rsidRPr="00B80243" w:rsidRDefault="000C42C2" w:rsidP="003C63BD">
      <w:pPr>
        <w:pStyle w:val="ab"/>
      </w:pPr>
      <w:r w:rsidRPr="00B80243">
        <w:rPr>
          <w:rStyle w:val="af1"/>
        </w:rPr>
        <w:footnoteRef/>
      </w:r>
      <w:r w:rsidRPr="00B80243">
        <w:t xml:space="preserve"> </w:t>
      </w:r>
      <w:proofErr w:type="spellStart"/>
      <w:r w:rsidR="00636AFA" w:rsidRPr="00B80243">
        <w:rPr>
          <w:b/>
          <w:bCs/>
        </w:rPr>
        <w:t>Торат</w:t>
      </w:r>
      <w:proofErr w:type="spellEnd"/>
      <w:r w:rsidR="00636AFA" w:rsidRPr="00B80243">
        <w:rPr>
          <w:b/>
          <w:bCs/>
        </w:rPr>
        <w:t xml:space="preserve"> </w:t>
      </w:r>
      <w:proofErr w:type="spellStart"/>
      <w:r w:rsidR="00636AFA" w:rsidRPr="00B80243">
        <w:rPr>
          <w:b/>
          <w:bCs/>
        </w:rPr>
        <w:t>хаим</w:t>
      </w:r>
      <w:proofErr w:type="spellEnd"/>
      <w:r w:rsidR="00636AFA" w:rsidRPr="00B80243">
        <w:rPr>
          <w:b/>
          <w:bCs/>
        </w:rPr>
        <w:t>,</w:t>
      </w:r>
      <w:r w:rsidR="00636AFA" w:rsidRPr="00B80243">
        <w:t xml:space="preserve"> там, </w:t>
      </w:r>
      <w:r w:rsidR="00636AFA" w:rsidRPr="00B80243">
        <w:rPr>
          <w:b/>
          <w:bCs/>
        </w:rPr>
        <w:t>66а</w:t>
      </w:r>
      <w:r w:rsidR="00636AFA" w:rsidRPr="00B80243">
        <w:t>.</w:t>
      </w:r>
      <w:r w:rsidR="00AB5531" w:rsidRPr="00B80243">
        <w:t xml:space="preserve"> ‒ прим. Ребе. </w:t>
      </w:r>
      <w:r w:rsidR="00636AFA" w:rsidRPr="00B80243">
        <w:t xml:space="preserve"> </w:t>
      </w:r>
    </w:p>
  </w:footnote>
  <w:footnote w:id="43">
    <w:p w14:paraId="4FDB141E" w14:textId="56C965D7" w:rsidR="000C42C2" w:rsidRPr="00B80243" w:rsidRDefault="000C42C2">
      <w:pPr>
        <w:pStyle w:val="ab"/>
      </w:pPr>
      <w:r w:rsidRPr="00B80243">
        <w:rPr>
          <w:rStyle w:val="af1"/>
        </w:rPr>
        <w:footnoteRef/>
      </w:r>
      <w:r w:rsidRPr="00B80243">
        <w:t xml:space="preserve"> </w:t>
      </w:r>
      <w:r w:rsidR="00AB5531" w:rsidRPr="00B80243">
        <w:t xml:space="preserve">Сефер </w:t>
      </w:r>
      <w:proofErr w:type="spellStart"/>
      <w:r w:rsidR="00AB5531" w:rsidRPr="00B80243">
        <w:t>Йецира</w:t>
      </w:r>
      <w:proofErr w:type="spellEnd"/>
      <w:r w:rsidR="00AB5531" w:rsidRPr="00B80243">
        <w:t xml:space="preserve">, гл. 1, п. 4. </w:t>
      </w:r>
    </w:p>
  </w:footnote>
  <w:footnote w:id="44">
    <w:p w14:paraId="4717DD2F" w14:textId="06D9E025" w:rsidR="000C42C2" w:rsidRPr="00B80243" w:rsidRDefault="000C42C2">
      <w:pPr>
        <w:pStyle w:val="ab"/>
        <w:rPr>
          <w:rtl/>
        </w:rPr>
      </w:pPr>
      <w:r w:rsidRPr="00B80243">
        <w:rPr>
          <w:rStyle w:val="af1"/>
        </w:rPr>
        <w:footnoteRef/>
      </w:r>
      <w:r w:rsidRPr="00B80243">
        <w:t xml:space="preserve"> </w:t>
      </w:r>
      <w:r w:rsidR="00AB5531" w:rsidRPr="00B80243">
        <w:t xml:space="preserve">См. </w:t>
      </w:r>
      <w:proofErr w:type="spellStart"/>
      <w:r w:rsidR="00AB5531" w:rsidRPr="00B80243">
        <w:t>Торат</w:t>
      </w:r>
      <w:proofErr w:type="spellEnd"/>
      <w:r w:rsidR="00AB5531" w:rsidRPr="00B80243">
        <w:t xml:space="preserve"> </w:t>
      </w:r>
      <w:proofErr w:type="spellStart"/>
      <w:r w:rsidR="00AB5531" w:rsidRPr="00B80243">
        <w:t>хаим</w:t>
      </w:r>
      <w:proofErr w:type="spellEnd"/>
      <w:r w:rsidR="00AB5531" w:rsidRPr="00B80243">
        <w:t xml:space="preserve">, гл. </w:t>
      </w:r>
      <w:proofErr w:type="spellStart"/>
      <w:r w:rsidR="00AB5531" w:rsidRPr="00B80243">
        <w:t>Толдот</w:t>
      </w:r>
      <w:proofErr w:type="spellEnd"/>
      <w:r w:rsidR="00AB5531" w:rsidRPr="00B80243">
        <w:t xml:space="preserve">, 142б. Сефер </w:t>
      </w:r>
      <w:proofErr w:type="spellStart"/>
      <w:r w:rsidR="00AB5531" w:rsidRPr="00B80243">
        <w:t>ѓа-маамарим</w:t>
      </w:r>
      <w:proofErr w:type="spellEnd"/>
      <w:r w:rsidR="00AB5531" w:rsidRPr="00B80243">
        <w:t xml:space="preserve"> 5709, с. 82 и далее. </w:t>
      </w:r>
      <w:r w:rsidR="00782A6D" w:rsidRPr="00B80243">
        <w:t xml:space="preserve">Там же, с. 109. И в некоторых других источниках. </w:t>
      </w:r>
      <w:r w:rsidR="00AB5531" w:rsidRPr="00B80243">
        <w:t xml:space="preserve"> </w:t>
      </w:r>
    </w:p>
  </w:footnote>
  <w:footnote w:id="45">
    <w:p w14:paraId="7D430156" w14:textId="62A96A2C" w:rsidR="00A043C8" w:rsidRPr="00B80243" w:rsidRDefault="00A043C8">
      <w:pPr>
        <w:pStyle w:val="ab"/>
      </w:pPr>
      <w:r w:rsidRPr="00B80243">
        <w:rPr>
          <w:rStyle w:val="af1"/>
        </w:rPr>
        <w:footnoteRef/>
      </w:r>
      <w:r w:rsidRPr="00B80243">
        <w:t xml:space="preserve"> Согласно второму способу</w:t>
      </w:r>
      <w:r w:rsidR="00B32C2C" w:rsidRPr="00B80243">
        <w:t xml:space="preserve"> толкования</w:t>
      </w:r>
      <w:r w:rsidRPr="00B80243">
        <w:t xml:space="preserve">, </w:t>
      </w:r>
      <w:r w:rsidR="008248B3" w:rsidRPr="00B80243">
        <w:t xml:space="preserve">сам свет находится в состоянии </w:t>
      </w:r>
      <w:r w:rsidR="00B86427" w:rsidRPr="00B80243">
        <w:t>«тайна всех тайн»</w:t>
      </w:r>
      <w:r w:rsidRPr="00B80243">
        <w:t xml:space="preserve">, </w:t>
      </w:r>
      <w:r w:rsidR="008248B3" w:rsidRPr="00B80243">
        <w:t xml:space="preserve">то есть </w:t>
      </w:r>
      <w:r w:rsidRPr="00B80243">
        <w:t>утаен абсолютно</w:t>
      </w:r>
      <w:r w:rsidR="008248B3" w:rsidRPr="00B80243">
        <w:t>. Поэтому</w:t>
      </w:r>
      <w:r w:rsidR="006D256E" w:rsidRPr="00B80243">
        <w:t>..</w:t>
      </w:r>
      <w:r w:rsidRPr="00B80243">
        <w:t>.</w:t>
      </w:r>
    </w:p>
  </w:footnote>
  <w:footnote w:id="46">
    <w:p w14:paraId="795D0C06" w14:textId="3524FF55" w:rsidR="000C42C2" w:rsidRPr="00B80243" w:rsidRDefault="000C42C2">
      <w:pPr>
        <w:pStyle w:val="ab"/>
      </w:pPr>
      <w:r w:rsidRPr="00B80243">
        <w:rPr>
          <w:rStyle w:val="af1"/>
        </w:rPr>
        <w:footnoteRef/>
      </w:r>
      <w:r w:rsidRPr="00B80243">
        <w:t xml:space="preserve"> </w:t>
      </w:r>
      <w:r w:rsidR="00782A6D" w:rsidRPr="00B80243">
        <w:t xml:space="preserve">Талмуд, тр. Авода </w:t>
      </w:r>
      <w:proofErr w:type="spellStart"/>
      <w:r w:rsidR="00782A6D" w:rsidRPr="00B80243">
        <w:t>зара</w:t>
      </w:r>
      <w:proofErr w:type="spellEnd"/>
      <w:r w:rsidR="00782A6D" w:rsidRPr="00B80243">
        <w:t xml:space="preserve">, 5б. И см. </w:t>
      </w:r>
      <w:proofErr w:type="spellStart"/>
      <w:r w:rsidR="00782A6D" w:rsidRPr="00B80243">
        <w:t>Ликутей</w:t>
      </w:r>
      <w:proofErr w:type="spellEnd"/>
      <w:r w:rsidR="00782A6D" w:rsidRPr="00B80243">
        <w:t xml:space="preserve"> Тора, гл. </w:t>
      </w:r>
      <w:proofErr w:type="spellStart"/>
      <w:r w:rsidR="00782A6D" w:rsidRPr="00B80243">
        <w:t>Ахарей</w:t>
      </w:r>
      <w:proofErr w:type="spellEnd"/>
      <w:r w:rsidR="00782A6D" w:rsidRPr="00B80243">
        <w:t xml:space="preserve">, 28г. </w:t>
      </w:r>
    </w:p>
  </w:footnote>
  <w:footnote w:id="47">
    <w:p w14:paraId="329D08D6" w14:textId="104D422D" w:rsidR="000C42C2" w:rsidRPr="00B80243" w:rsidRDefault="000C42C2">
      <w:pPr>
        <w:pStyle w:val="ab"/>
      </w:pPr>
      <w:r w:rsidRPr="00B80243">
        <w:rPr>
          <w:rStyle w:val="af1"/>
        </w:rPr>
        <w:footnoteRef/>
      </w:r>
      <w:r w:rsidRPr="00B80243">
        <w:t xml:space="preserve"> </w:t>
      </w:r>
      <w:r w:rsidRPr="00B80243">
        <w:rPr>
          <w:b/>
          <w:bCs/>
        </w:rPr>
        <w:t>С. 85б.</w:t>
      </w:r>
      <w:r w:rsidRPr="00B80243">
        <w:t xml:space="preserve"> ‒ прим. Ребе. </w:t>
      </w:r>
    </w:p>
  </w:footnote>
  <w:footnote w:id="48">
    <w:p w14:paraId="157E51DB" w14:textId="116E7029" w:rsidR="000C42C2" w:rsidRPr="00B80243" w:rsidRDefault="000C42C2">
      <w:pPr>
        <w:pStyle w:val="ab"/>
      </w:pPr>
      <w:r w:rsidRPr="00B80243">
        <w:rPr>
          <w:rStyle w:val="af1"/>
        </w:rPr>
        <w:footnoteRef/>
      </w:r>
      <w:r w:rsidRPr="00B80243">
        <w:t xml:space="preserve"> Иов, 19:26. </w:t>
      </w:r>
    </w:p>
  </w:footnote>
  <w:footnote w:id="49">
    <w:p w14:paraId="6AEA040C" w14:textId="7D2CE843" w:rsidR="000C42C2" w:rsidRPr="00B80243" w:rsidRDefault="000C42C2">
      <w:pPr>
        <w:pStyle w:val="ab"/>
      </w:pPr>
      <w:r w:rsidRPr="00B80243">
        <w:rPr>
          <w:rStyle w:val="af1"/>
        </w:rPr>
        <w:footnoteRef/>
      </w:r>
      <w:r w:rsidRPr="00B80243">
        <w:t xml:space="preserve"> Гл. </w:t>
      </w:r>
      <w:proofErr w:type="spellStart"/>
      <w:r w:rsidRPr="00B80243">
        <w:t>Браха</w:t>
      </w:r>
      <w:proofErr w:type="spellEnd"/>
      <w:r w:rsidRPr="00B80243">
        <w:t xml:space="preserve">, 99а и далее. </w:t>
      </w:r>
    </w:p>
  </w:footnote>
  <w:footnote w:id="50">
    <w:p w14:paraId="5D4B333F" w14:textId="3ED74B6D" w:rsidR="000C42C2" w:rsidRPr="00B80243" w:rsidRDefault="000C42C2">
      <w:pPr>
        <w:pStyle w:val="ab"/>
      </w:pPr>
      <w:r w:rsidRPr="00B80243">
        <w:rPr>
          <w:rStyle w:val="af1"/>
        </w:rPr>
        <w:footnoteRef/>
      </w:r>
      <w:r w:rsidRPr="00B80243">
        <w:t xml:space="preserve"> </w:t>
      </w:r>
      <w:r w:rsidRPr="00B80243">
        <w:rPr>
          <w:b/>
          <w:bCs/>
        </w:rPr>
        <w:t>Серия 5636 года, гл. 200.</w:t>
      </w:r>
      <w:r w:rsidRPr="00B80243">
        <w:t xml:space="preserve"> ‒ прим. Ребе. </w:t>
      </w:r>
    </w:p>
  </w:footnote>
  <w:footnote w:id="51">
    <w:p w14:paraId="31AFA491" w14:textId="64755C74" w:rsidR="000C42C2" w:rsidRPr="00B80243" w:rsidRDefault="000C42C2">
      <w:pPr>
        <w:pStyle w:val="ab"/>
      </w:pPr>
      <w:r w:rsidRPr="00B80243">
        <w:rPr>
          <w:rStyle w:val="af1"/>
        </w:rPr>
        <w:footnoteRef/>
      </w:r>
      <w:r w:rsidRPr="00B80243">
        <w:t xml:space="preserve"> </w:t>
      </w:r>
      <w:proofErr w:type="spellStart"/>
      <w:r w:rsidRPr="00B80243">
        <w:t>Ликутей</w:t>
      </w:r>
      <w:proofErr w:type="spellEnd"/>
      <w:r w:rsidRPr="00B80243">
        <w:t xml:space="preserve"> Тора, гл. </w:t>
      </w:r>
      <w:proofErr w:type="spellStart"/>
      <w:r w:rsidRPr="00B80243">
        <w:t>Теце</w:t>
      </w:r>
      <w:proofErr w:type="spellEnd"/>
      <w:r w:rsidRPr="00B80243">
        <w:t xml:space="preserve">, 37в. </w:t>
      </w:r>
      <w:proofErr w:type="spellStart"/>
      <w:r w:rsidRPr="00B80243">
        <w:t>Дерех</w:t>
      </w:r>
      <w:proofErr w:type="spellEnd"/>
      <w:r w:rsidRPr="00B80243">
        <w:t xml:space="preserve"> </w:t>
      </w:r>
      <w:proofErr w:type="spellStart"/>
      <w:r w:rsidRPr="00B80243">
        <w:t>мицвотеха</w:t>
      </w:r>
      <w:proofErr w:type="spellEnd"/>
      <w:r w:rsidRPr="00B80243">
        <w:t xml:space="preserve">, 107б.  </w:t>
      </w:r>
    </w:p>
  </w:footnote>
  <w:footnote w:id="52">
    <w:p w14:paraId="13C60F72" w14:textId="0568AF67" w:rsidR="000C42C2" w:rsidRPr="00B80243" w:rsidRDefault="000C42C2">
      <w:pPr>
        <w:pStyle w:val="ab"/>
      </w:pPr>
      <w:r w:rsidRPr="00B80243">
        <w:rPr>
          <w:rStyle w:val="af1"/>
        </w:rPr>
        <w:footnoteRef/>
      </w:r>
      <w:r w:rsidRPr="00B80243">
        <w:t xml:space="preserve"> </w:t>
      </w:r>
      <w:r w:rsidRPr="00B80243">
        <w:rPr>
          <w:b/>
          <w:bCs/>
        </w:rPr>
        <w:t xml:space="preserve">Гл. </w:t>
      </w:r>
      <w:proofErr w:type="spellStart"/>
      <w:r w:rsidRPr="00B80243">
        <w:rPr>
          <w:b/>
          <w:bCs/>
        </w:rPr>
        <w:t>Браха</w:t>
      </w:r>
      <w:proofErr w:type="spellEnd"/>
      <w:r w:rsidRPr="00B80243">
        <w:rPr>
          <w:b/>
          <w:bCs/>
        </w:rPr>
        <w:t>, 99в.</w:t>
      </w:r>
      <w:r w:rsidRPr="00B80243">
        <w:t xml:space="preserve"> ‒ прим. Ребе. </w:t>
      </w:r>
    </w:p>
  </w:footnote>
  <w:footnote w:id="53">
    <w:p w14:paraId="30240E58" w14:textId="77777777" w:rsidR="00C0751E" w:rsidRPr="00B80243" w:rsidRDefault="00C0751E" w:rsidP="00C0751E">
      <w:pPr>
        <w:pStyle w:val="ab"/>
      </w:pPr>
      <w:r w:rsidRPr="00B80243">
        <w:rPr>
          <w:rStyle w:val="af1"/>
        </w:rPr>
        <w:footnoteRef/>
      </w:r>
      <w:r w:rsidRPr="00B80243">
        <w:t xml:space="preserve"> </w:t>
      </w:r>
      <w:proofErr w:type="spellStart"/>
      <w:r w:rsidRPr="00B80243">
        <w:t>Шмот</w:t>
      </w:r>
      <w:proofErr w:type="spellEnd"/>
      <w:r w:rsidRPr="00B80243">
        <w:t>, 24:7. Талмуд, тр. Шабат, 88а.</w:t>
      </w:r>
    </w:p>
  </w:footnote>
  <w:footnote w:id="54">
    <w:p w14:paraId="05F85ECB" w14:textId="3984B320" w:rsidR="000C42C2" w:rsidRPr="00B80243" w:rsidRDefault="000C42C2" w:rsidP="009F310E">
      <w:pPr>
        <w:pStyle w:val="ab"/>
      </w:pPr>
      <w:r w:rsidRPr="00B80243">
        <w:rPr>
          <w:rStyle w:val="af1"/>
        </w:rPr>
        <w:footnoteRef/>
      </w:r>
      <w:r w:rsidRPr="00B80243">
        <w:t xml:space="preserve"> Гл. </w:t>
      </w:r>
      <w:proofErr w:type="spellStart"/>
      <w:r w:rsidRPr="00B80243">
        <w:t>Браха</w:t>
      </w:r>
      <w:proofErr w:type="spellEnd"/>
      <w:r w:rsidRPr="00B80243">
        <w:t xml:space="preserve">, 99б и далее. </w:t>
      </w:r>
    </w:p>
  </w:footnote>
  <w:footnote w:id="55">
    <w:p w14:paraId="717E0728" w14:textId="32D89F94" w:rsidR="000C42C2" w:rsidRPr="00B80243" w:rsidRDefault="000C42C2">
      <w:pPr>
        <w:pStyle w:val="ab"/>
      </w:pPr>
      <w:r w:rsidRPr="00B80243">
        <w:rPr>
          <w:rStyle w:val="af1"/>
        </w:rPr>
        <w:footnoteRef/>
      </w:r>
      <w:r w:rsidRPr="00B80243">
        <w:t xml:space="preserve"> См. Талмуд, тр. </w:t>
      </w:r>
      <w:proofErr w:type="spellStart"/>
      <w:r w:rsidRPr="00B80243">
        <w:t>Эрувин</w:t>
      </w:r>
      <w:proofErr w:type="spellEnd"/>
      <w:r w:rsidRPr="00B80243">
        <w:t xml:space="preserve">, 13б. </w:t>
      </w:r>
      <w:proofErr w:type="spellStart"/>
      <w:r w:rsidRPr="00B80243">
        <w:t>Танхума</w:t>
      </w:r>
      <w:proofErr w:type="spellEnd"/>
      <w:r w:rsidRPr="00B80243">
        <w:t xml:space="preserve">, гл. </w:t>
      </w:r>
      <w:proofErr w:type="spellStart"/>
      <w:r w:rsidRPr="00B80243">
        <w:t>Ваикра</w:t>
      </w:r>
      <w:proofErr w:type="spellEnd"/>
      <w:r w:rsidRPr="00B80243">
        <w:t>, п. 3. Шла, 357а. Ком. «</w:t>
      </w:r>
      <w:proofErr w:type="spellStart"/>
      <w:r w:rsidRPr="00B80243">
        <w:t>Ѓа</w:t>
      </w:r>
      <w:proofErr w:type="spellEnd"/>
      <w:r w:rsidRPr="00B80243">
        <w:t xml:space="preserve">-боне» к Эйн Яаков, тр. </w:t>
      </w:r>
      <w:proofErr w:type="spellStart"/>
      <w:r w:rsidRPr="00B80243">
        <w:t>Йома</w:t>
      </w:r>
      <w:proofErr w:type="spellEnd"/>
      <w:r w:rsidRPr="00B80243">
        <w:t xml:space="preserve">, 8б. </w:t>
      </w:r>
    </w:p>
  </w:footnote>
  <w:footnote w:id="56">
    <w:p w14:paraId="106A227D" w14:textId="3B6EB926" w:rsidR="000C42C2" w:rsidRPr="00B80243" w:rsidRDefault="000C42C2">
      <w:pPr>
        <w:pStyle w:val="ab"/>
      </w:pPr>
      <w:r w:rsidRPr="00B80243">
        <w:rPr>
          <w:rStyle w:val="af1"/>
        </w:rPr>
        <w:footnoteRef/>
      </w:r>
      <w:r w:rsidRPr="00B80243">
        <w:t xml:space="preserve"> </w:t>
      </w:r>
      <w:proofErr w:type="spellStart"/>
      <w:r w:rsidRPr="00B80243">
        <w:t>Берешит</w:t>
      </w:r>
      <w:proofErr w:type="spellEnd"/>
      <w:r w:rsidRPr="00B80243">
        <w:t xml:space="preserve">, 24:1. </w:t>
      </w:r>
    </w:p>
  </w:footnote>
  <w:footnote w:id="57">
    <w:p w14:paraId="1798646A" w14:textId="21C1AC1E" w:rsidR="000C42C2" w:rsidRPr="00B80243" w:rsidRDefault="000C42C2">
      <w:pPr>
        <w:pStyle w:val="ab"/>
      </w:pPr>
      <w:r w:rsidRPr="00B80243">
        <w:rPr>
          <w:rStyle w:val="af1"/>
        </w:rPr>
        <w:footnoteRef/>
      </w:r>
      <w:r w:rsidRPr="00B80243">
        <w:t xml:space="preserve"> См. </w:t>
      </w:r>
      <w:proofErr w:type="spellStart"/>
      <w:r w:rsidRPr="00B80243">
        <w:t>Зоѓар</w:t>
      </w:r>
      <w:proofErr w:type="spellEnd"/>
      <w:r w:rsidRPr="00B80243">
        <w:t xml:space="preserve">, ч. 3, 224а. И см. </w:t>
      </w:r>
      <w:proofErr w:type="spellStart"/>
      <w:r w:rsidRPr="00B80243">
        <w:t>маамар</w:t>
      </w:r>
      <w:proofErr w:type="spellEnd"/>
      <w:r w:rsidRPr="00B80243">
        <w:t xml:space="preserve"> «</w:t>
      </w:r>
      <w:proofErr w:type="spellStart"/>
      <w:r w:rsidRPr="00B80243">
        <w:t>Авраѓам</w:t>
      </w:r>
      <w:proofErr w:type="spellEnd"/>
      <w:r w:rsidRPr="00B80243">
        <w:t xml:space="preserve"> </w:t>
      </w:r>
      <w:proofErr w:type="spellStart"/>
      <w:r w:rsidRPr="00B80243">
        <w:t>закен</w:t>
      </w:r>
      <w:proofErr w:type="spellEnd"/>
      <w:r w:rsidRPr="00B80243">
        <w:t xml:space="preserve">» 5738. </w:t>
      </w:r>
    </w:p>
  </w:footnote>
  <w:footnote w:id="58">
    <w:p w14:paraId="73E0062C" w14:textId="0EFA61AB" w:rsidR="000C42C2" w:rsidRPr="00B80243" w:rsidRDefault="000C42C2">
      <w:pPr>
        <w:pStyle w:val="ab"/>
      </w:pPr>
      <w:r w:rsidRPr="00B80243">
        <w:rPr>
          <w:rStyle w:val="af1"/>
        </w:rPr>
        <w:footnoteRef/>
      </w:r>
      <w:r w:rsidRPr="00B80243">
        <w:t xml:space="preserve"> </w:t>
      </w:r>
      <w:r w:rsidRPr="00B80243">
        <w:rPr>
          <w:b/>
          <w:bCs/>
        </w:rPr>
        <w:t>5636 года, гл. 201 и далее.</w:t>
      </w:r>
      <w:r w:rsidRPr="00B80243">
        <w:t xml:space="preserve"> ‒ прим. Ребе. </w:t>
      </w:r>
    </w:p>
  </w:footnote>
  <w:footnote w:id="59">
    <w:p w14:paraId="429B083B" w14:textId="36819731" w:rsidR="000C42C2" w:rsidRPr="00B80243" w:rsidRDefault="000C42C2">
      <w:pPr>
        <w:pStyle w:val="ab"/>
      </w:pPr>
      <w:r w:rsidRPr="00B80243">
        <w:rPr>
          <w:rStyle w:val="af1"/>
        </w:rPr>
        <w:footnoteRef/>
      </w:r>
      <w:r w:rsidRPr="00B80243">
        <w:t xml:space="preserve"> См. </w:t>
      </w:r>
      <w:proofErr w:type="spellStart"/>
      <w:r w:rsidRPr="00B80243">
        <w:t>Рамбам</w:t>
      </w:r>
      <w:proofErr w:type="spellEnd"/>
      <w:r w:rsidRPr="00B80243">
        <w:t xml:space="preserve">, комментарий к Мишне, в предисловии. </w:t>
      </w:r>
    </w:p>
  </w:footnote>
  <w:footnote w:id="60">
    <w:p w14:paraId="12D99D79" w14:textId="249203E0" w:rsidR="000C42C2" w:rsidRPr="00B80243" w:rsidRDefault="000C42C2">
      <w:pPr>
        <w:pStyle w:val="ab"/>
      </w:pPr>
      <w:r w:rsidRPr="00B80243">
        <w:rPr>
          <w:rStyle w:val="af1"/>
        </w:rPr>
        <w:footnoteRef/>
      </w:r>
      <w:r w:rsidRPr="00B80243">
        <w:t xml:space="preserve"> </w:t>
      </w:r>
      <w:proofErr w:type="spellStart"/>
      <w:r w:rsidRPr="00B80243">
        <w:t>Млахим</w:t>
      </w:r>
      <w:proofErr w:type="spellEnd"/>
      <w:r w:rsidRPr="00B80243">
        <w:t xml:space="preserve"> </w:t>
      </w:r>
      <w:r w:rsidRPr="00B80243">
        <w:rPr>
          <w:lang w:val="en-US"/>
        </w:rPr>
        <w:t>I</w:t>
      </w:r>
      <w:r w:rsidRPr="00B80243">
        <w:t xml:space="preserve">, 5:12. </w:t>
      </w:r>
    </w:p>
  </w:footnote>
  <w:footnote w:id="61">
    <w:p w14:paraId="0ED3CA0D" w14:textId="10AB7062" w:rsidR="000C42C2" w:rsidRPr="00B80243" w:rsidRDefault="000C42C2">
      <w:pPr>
        <w:pStyle w:val="ab"/>
      </w:pPr>
      <w:r w:rsidRPr="00B80243">
        <w:rPr>
          <w:rStyle w:val="af1"/>
        </w:rPr>
        <w:footnoteRef/>
      </w:r>
      <w:r w:rsidRPr="00B80243">
        <w:t xml:space="preserve"> См. Тора ор, разд. </w:t>
      </w:r>
      <w:proofErr w:type="spellStart"/>
      <w:r w:rsidRPr="00B80243">
        <w:t>Мегилат</w:t>
      </w:r>
      <w:proofErr w:type="spellEnd"/>
      <w:r w:rsidRPr="00B80243">
        <w:t xml:space="preserve"> Эстер, 91в. И в некоторых других источниках. </w:t>
      </w:r>
    </w:p>
  </w:footnote>
  <w:footnote w:id="62">
    <w:p w14:paraId="476AC381" w14:textId="77777777" w:rsidR="00591354" w:rsidRPr="00B80243" w:rsidRDefault="00591354" w:rsidP="00591354">
      <w:pPr>
        <w:pStyle w:val="ab"/>
      </w:pPr>
      <w:r w:rsidRPr="00B80243">
        <w:rPr>
          <w:rStyle w:val="af1"/>
        </w:rPr>
        <w:footnoteRef/>
      </w:r>
      <w:r w:rsidRPr="00B80243">
        <w:t xml:space="preserve"> Талмуд, тр. </w:t>
      </w:r>
      <w:proofErr w:type="spellStart"/>
      <w:r w:rsidRPr="00B80243">
        <w:t>Санѓедрин</w:t>
      </w:r>
      <w:proofErr w:type="spellEnd"/>
      <w:r w:rsidRPr="00B80243">
        <w:t>, 38б.</w:t>
      </w:r>
    </w:p>
  </w:footnote>
  <w:footnote w:id="63">
    <w:p w14:paraId="050E8860" w14:textId="22E2974A" w:rsidR="000C42C2" w:rsidRPr="00B80243" w:rsidRDefault="000C42C2">
      <w:pPr>
        <w:pStyle w:val="ab"/>
      </w:pPr>
      <w:r w:rsidRPr="00B80243">
        <w:rPr>
          <w:rStyle w:val="af1"/>
        </w:rPr>
        <w:footnoteRef/>
      </w:r>
      <w:r w:rsidRPr="00B80243">
        <w:t xml:space="preserve"> </w:t>
      </w:r>
      <w:r w:rsidR="00D56EE9" w:rsidRPr="00B80243">
        <w:t xml:space="preserve">Шмуэль </w:t>
      </w:r>
      <w:r w:rsidR="00D56EE9" w:rsidRPr="00B80243">
        <w:rPr>
          <w:lang w:val="en-US"/>
        </w:rPr>
        <w:t>I</w:t>
      </w:r>
      <w:r w:rsidR="00D56EE9" w:rsidRPr="00B80243">
        <w:t xml:space="preserve">, 24:13, и в ком. </w:t>
      </w:r>
      <w:proofErr w:type="spellStart"/>
      <w:r w:rsidR="00D56EE9" w:rsidRPr="00B80243">
        <w:t>Раши</w:t>
      </w:r>
      <w:proofErr w:type="spellEnd"/>
      <w:r w:rsidR="009A2225" w:rsidRPr="00B80243">
        <w:t xml:space="preserve"> к этому стиху. </w:t>
      </w:r>
      <w:proofErr w:type="spellStart"/>
      <w:r w:rsidR="009B140B" w:rsidRPr="00B80243">
        <w:t>Раши</w:t>
      </w:r>
      <w:proofErr w:type="spellEnd"/>
      <w:r w:rsidR="009B140B" w:rsidRPr="00B80243">
        <w:t xml:space="preserve"> к </w:t>
      </w:r>
      <w:proofErr w:type="spellStart"/>
      <w:r w:rsidR="00A125B5" w:rsidRPr="00B80243">
        <w:t>Шмот</w:t>
      </w:r>
      <w:proofErr w:type="spellEnd"/>
      <w:r w:rsidR="009B140B" w:rsidRPr="00B80243">
        <w:t>, 21:13</w:t>
      </w:r>
      <w:r w:rsidR="00A125B5" w:rsidRPr="00B80243">
        <w:t>, и к тр</w:t>
      </w:r>
      <w:r w:rsidR="009B140B" w:rsidRPr="00B80243">
        <w:t>.</w:t>
      </w:r>
      <w:r w:rsidR="00A125B5" w:rsidRPr="00B80243">
        <w:t xml:space="preserve"> </w:t>
      </w:r>
      <w:proofErr w:type="spellStart"/>
      <w:r w:rsidR="00A125B5" w:rsidRPr="00B80243">
        <w:t>Макот</w:t>
      </w:r>
      <w:proofErr w:type="spellEnd"/>
      <w:r w:rsidR="00A125B5" w:rsidRPr="00B80243">
        <w:t>, 10б, «</w:t>
      </w:r>
      <w:proofErr w:type="spellStart"/>
      <w:r w:rsidR="00A125B5" w:rsidRPr="00B80243">
        <w:t>Ве-ѓа-Элоѓим</w:t>
      </w:r>
      <w:proofErr w:type="spellEnd"/>
      <w:r w:rsidR="00A125B5" w:rsidRPr="00B80243">
        <w:t xml:space="preserve">…». </w:t>
      </w:r>
      <w:r w:rsidR="009B140B" w:rsidRPr="00B80243">
        <w:t xml:space="preserve"> </w:t>
      </w:r>
    </w:p>
  </w:footnote>
  <w:footnote w:id="64">
    <w:p w14:paraId="3EAAF395" w14:textId="1EF934A8" w:rsidR="000C42C2" w:rsidRPr="00B80243" w:rsidRDefault="000C42C2">
      <w:pPr>
        <w:pStyle w:val="ab"/>
      </w:pPr>
      <w:r w:rsidRPr="00B80243">
        <w:rPr>
          <w:rStyle w:val="af1"/>
        </w:rPr>
        <w:footnoteRef/>
      </w:r>
      <w:r w:rsidRPr="00B80243">
        <w:t xml:space="preserve"> </w:t>
      </w:r>
      <w:r w:rsidR="00D56EE9" w:rsidRPr="00B80243">
        <w:t xml:space="preserve">В старом издании </w:t>
      </w:r>
      <w:r w:rsidR="00D56EE9" w:rsidRPr="00B80243">
        <w:rPr>
          <w:b/>
          <w:bCs/>
        </w:rPr>
        <w:t>с</w:t>
      </w:r>
      <w:r w:rsidRPr="00B80243">
        <w:rPr>
          <w:b/>
          <w:bCs/>
        </w:rPr>
        <w:t xml:space="preserve">. 10г, </w:t>
      </w:r>
      <w:r w:rsidRPr="00B80243">
        <w:t>‒ прим. Ребе. В новом издании гл. 154. Перевод сделан согласно объяснению, данному в «</w:t>
      </w:r>
      <w:proofErr w:type="spellStart"/>
      <w:r w:rsidRPr="00B80243">
        <w:t>Кетер</w:t>
      </w:r>
      <w:proofErr w:type="spellEnd"/>
      <w:r w:rsidRPr="00B80243">
        <w:t xml:space="preserve"> </w:t>
      </w:r>
      <w:proofErr w:type="spellStart"/>
      <w:r w:rsidRPr="00B80243">
        <w:t>шем</w:t>
      </w:r>
      <w:proofErr w:type="spellEnd"/>
      <w:r w:rsidRPr="00B80243">
        <w:t xml:space="preserve"> </w:t>
      </w:r>
      <w:proofErr w:type="spellStart"/>
      <w:r w:rsidRPr="00B80243">
        <w:t>тов</w:t>
      </w:r>
      <w:proofErr w:type="spellEnd"/>
      <w:r w:rsidRPr="00B80243">
        <w:t xml:space="preserve"> </w:t>
      </w:r>
      <w:proofErr w:type="spellStart"/>
      <w:r w:rsidRPr="00B80243">
        <w:t>мефураш</w:t>
      </w:r>
      <w:proofErr w:type="spellEnd"/>
      <w:r w:rsidRPr="00B80243">
        <w:t xml:space="preserve"> </w:t>
      </w:r>
      <w:proofErr w:type="spellStart"/>
      <w:r w:rsidRPr="00B80243">
        <w:t>ве-мевуар</w:t>
      </w:r>
      <w:proofErr w:type="spellEnd"/>
      <w:r w:rsidRPr="00B80243">
        <w:t xml:space="preserve">». </w:t>
      </w:r>
    </w:p>
  </w:footnote>
  <w:footnote w:id="65">
    <w:p w14:paraId="3FE568A0" w14:textId="7380ADBD" w:rsidR="000C42C2" w:rsidRPr="00B80243" w:rsidRDefault="000C42C2" w:rsidP="004A4681">
      <w:pPr>
        <w:pStyle w:val="ab"/>
        <w:rPr>
          <w:rtl/>
        </w:rPr>
      </w:pPr>
      <w:r w:rsidRPr="00B80243">
        <w:rPr>
          <w:rStyle w:val="af1"/>
        </w:rPr>
        <w:footnoteRef/>
      </w:r>
      <w:r w:rsidRPr="00B80243">
        <w:t xml:space="preserve"> У человека объект наслаждения находится вне его; такое наслаждение называется составным: в нем присутствует человек и объект наслаждения. У Всевышнего же нет ничего вне Его, поэтому Его наслаждение не связано ни с чем внешним, оно «простое». </w:t>
      </w:r>
    </w:p>
  </w:footnote>
  <w:footnote w:id="66">
    <w:p w14:paraId="26538E9F" w14:textId="12B9777D" w:rsidR="000C42C2" w:rsidRPr="00B80243" w:rsidRDefault="000C42C2">
      <w:pPr>
        <w:pStyle w:val="ab"/>
        <w:rPr>
          <w:b/>
          <w:bCs/>
        </w:rPr>
      </w:pPr>
      <w:r w:rsidRPr="00B80243">
        <w:rPr>
          <w:rStyle w:val="af1"/>
        </w:rPr>
        <w:footnoteRef/>
      </w:r>
      <w:r w:rsidRPr="00B80243">
        <w:t xml:space="preserve"> </w:t>
      </w:r>
      <w:r w:rsidRPr="00B80243">
        <w:rPr>
          <w:b/>
          <w:bCs/>
        </w:rPr>
        <w:t xml:space="preserve">Ор Тора, </w:t>
      </w:r>
      <w:r w:rsidR="00156EC6" w:rsidRPr="00B80243">
        <w:t>в старом издании</w:t>
      </w:r>
      <w:r w:rsidR="00156EC6" w:rsidRPr="00B80243">
        <w:rPr>
          <w:b/>
          <w:bCs/>
        </w:rPr>
        <w:t xml:space="preserve"> </w:t>
      </w:r>
      <w:r w:rsidRPr="00B80243">
        <w:rPr>
          <w:b/>
          <w:bCs/>
        </w:rPr>
        <w:t xml:space="preserve">с. 51б, </w:t>
      </w:r>
      <w:r w:rsidRPr="00B80243">
        <w:t>‒ прим. Ребе.</w:t>
      </w:r>
      <w:r w:rsidRPr="00B80243">
        <w:rPr>
          <w:b/>
          <w:bCs/>
        </w:rPr>
        <w:t xml:space="preserve"> </w:t>
      </w:r>
      <w:r w:rsidRPr="00B80243">
        <w:t>В новом издании гл. 71 и 80.</w:t>
      </w:r>
    </w:p>
  </w:footnote>
  <w:footnote w:id="67">
    <w:p w14:paraId="6E22C645" w14:textId="7029AA2F" w:rsidR="000C42C2" w:rsidRPr="00B80243" w:rsidRDefault="000C42C2" w:rsidP="008C79F9">
      <w:pPr>
        <w:pStyle w:val="ab"/>
      </w:pPr>
      <w:r w:rsidRPr="00B80243">
        <w:rPr>
          <w:rStyle w:val="af1"/>
        </w:rPr>
        <w:footnoteRef/>
      </w:r>
      <w:r w:rsidRPr="00B80243">
        <w:t xml:space="preserve"> </w:t>
      </w:r>
      <w:proofErr w:type="spellStart"/>
      <w:r w:rsidRPr="00B80243">
        <w:t>Шмот</w:t>
      </w:r>
      <w:proofErr w:type="spellEnd"/>
      <w:r w:rsidRPr="00B80243">
        <w:t xml:space="preserve">, 8:23. </w:t>
      </w:r>
    </w:p>
  </w:footnote>
  <w:footnote w:id="68">
    <w:p w14:paraId="344C4A46" w14:textId="7F6175E4" w:rsidR="000C42C2" w:rsidRPr="00B80243" w:rsidRDefault="000C42C2">
      <w:pPr>
        <w:pStyle w:val="ab"/>
      </w:pPr>
      <w:r w:rsidRPr="00B80243">
        <w:rPr>
          <w:rStyle w:val="af1"/>
        </w:rPr>
        <w:footnoteRef/>
      </w:r>
      <w:r w:rsidRPr="00B80243">
        <w:t xml:space="preserve"> Например, тфилин обязательно должны быть квадратными и определенного размера, </w:t>
      </w:r>
      <w:proofErr w:type="spellStart"/>
      <w:r w:rsidRPr="00B80243">
        <w:t>лулав</w:t>
      </w:r>
      <w:proofErr w:type="spellEnd"/>
      <w:r w:rsidRPr="00B80243">
        <w:t xml:space="preserve"> ‒ длиной </w:t>
      </w:r>
      <w:ins w:id="433" w:author="Alina Pozin" w:date="2025-02-26T13:26:00Z" w16du:dateUtc="2025-02-26T11:26:00Z">
        <w:r w:rsidR="00F17355">
          <w:t xml:space="preserve">как минимум в </w:t>
        </w:r>
      </w:ins>
      <w:r w:rsidRPr="00B80243">
        <w:t xml:space="preserve">9 ладоней, шофар ‒ </w:t>
      </w:r>
      <w:r w:rsidR="00BB0138" w:rsidRPr="00B80243">
        <w:t xml:space="preserve">длиной </w:t>
      </w:r>
      <w:ins w:id="434" w:author="Alina Pozin" w:date="2025-02-26T13:26:00Z" w16du:dateUtc="2025-02-26T11:26:00Z">
        <w:r w:rsidR="00F17355">
          <w:t xml:space="preserve">как минимум </w:t>
        </w:r>
      </w:ins>
      <w:r w:rsidR="00BB0138" w:rsidRPr="00B80243">
        <w:t xml:space="preserve">в </w:t>
      </w:r>
      <w:r w:rsidRPr="00B80243">
        <w:t xml:space="preserve">ладонь, микве ‒ объемом 40 </w:t>
      </w:r>
      <w:proofErr w:type="spellStart"/>
      <w:r w:rsidRPr="00B80243">
        <w:t>сеа</w:t>
      </w:r>
      <w:proofErr w:type="spellEnd"/>
      <w:ins w:id="435" w:author="Alina Pozin" w:date="2025-02-26T13:27:00Z" w16du:dateUtc="2025-02-26T11:27:00Z">
        <w:r w:rsidR="00F17355">
          <w:t>;</w:t>
        </w:r>
      </w:ins>
      <w:del w:id="436" w:author="Alina Pozin" w:date="2025-02-26T13:27:00Z" w16du:dateUtc="2025-02-26T11:27:00Z">
        <w:r w:rsidR="00E45451" w:rsidRPr="00B80243" w:rsidDel="00F17355">
          <w:delText>,</w:delText>
        </w:r>
      </w:del>
      <w:r w:rsidR="00E45451" w:rsidRPr="00B80243">
        <w:t xml:space="preserve"> также </w:t>
      </w:r>
      <w:r w:rsidRPr="00B80243">
        <w:t>жертвоприношения строго определены возрастом животного</w:t>
      </w:r>
      <w:r w:rsidR="00E45451" w:rsidRPr="00B80243">
        <w:t>, и</w:t>
      </w:r>
      <w:r w:rsidRPr="00B80243">
        <w:t xml:space="preserve"> так далее, см. Тания, ч. 4 (</w:t>
      </w:r>
      <w:proofErr w:type="spellStart"/>
      <w:r w:rsidRPr="00B80243">
        <w:t>Игерет</w:t>
      </w:r>
      <w:proofErr w:type="spellEnd"/>
      <w:r w:rsidRPr="00B80243">
        <w:t xml:space="preserve"> </w:t>
      </w:r>
      <w:proofErr w:type="spellStart"/>
      <w:r w:rsidRPr="00B80243">
        <w:t>ѓа-кодеш</w:t>
      </w:r>
      <w:proofErr w:type="spellEnd"/>
      <w:r w:rsidRPr="00B80243">
        <w:t xml:space="preserve">), гл. 10.   </w:t>
      </w:r>
    </w:p>
  </w:footnote>
  <w:footnote w:id="69">
    <w:p w14:paraId="43AE0DBD" w14:textId="16E49C57" w:rsidR="000C42C2" w:rsidRPr="00B80243" w:rsidRDefault="000C42C2">
      <w:pPr>
        <w:pStyle w:val="ab"/>
      </w:pPr>
      <w:r w:rsidRPr="00B80243">
        <w:rPr>
          <w:rStyle w:val="af1"/>
        </w:rPr>
        <w:footnoteRef/>
      </w:r>
      <w:r w:rsidRPr="00B80243">
        <w:t xml:space="preserve"> </w:t>
      </w:r>
      <w:r w:rsidR="00BB0138" w:rsidRPr="00B80243">
        <w:t xml:space="preserve">Талмуд, </w:t>
      </w:r>
      <w:r w:rsidRPr="00B80243">
        <w:t xml:space="preserve">тр. </w:t>
      </w:r>
      <w:proofErr w:type="spellStart"/>
      <w:r w:rsidRPr="00B80243">
        <w:t>Эрувин</w:t>
      </w:r>
      <w:proofErr w:type="spellEnd"/>
      <w:r w:rsidRPr="00B80243">
        <w:t>, 21а.</w:t>
      </w:r>
    </w:p>
  </w:footnote>
  <w:footnote w:id="70">
    <w:p w14:paraId="2540B343" w14:textId="5B4E816E" w:rsidR="000C42C2" w:rsidRPr="00B80243" w:rsidRDefault="000C42C2" w:rsidP="008C15EE">
      <w:pPr>
        <w:pStyle w:val="ab"/>
      </w:pPr>
      <w:r w:rsidRPr="00B80243">
        <w:rPr>
          <w:rStyle w:val="af1"/>
        </w:rPr>
        <w:footnoteRef/>
      </w:r>
      <w:r w:rsidRPr="00B80243">
        <w:t xml:space="preserve"> </w:t>
      </w:r>
      <w:proofErr w:type="spellStart"/>
      <w:r w:rsidRPr="00B80243">
        <w:t>Йехезкель</w:t>
      </w:r>
      <w:proofErr w:type="spellEnd"/>
      <w:r w:rsidRPr="00B80243">
        <w:t xml:space="preserve">, 2:10. </w:t>
      </w:r>
    </w:p>
  </w:footnote>
  <w:footnote w:id="71">
    <w:p w14:paraId="5A8DDBF5" w14:textId="4A933DE4" w:rsidR="000C42C2" w:rsidRPr="00B80243" w:rsidRDefault="000C42C2" w:rsidP="000E79BA">
      <w:pPr>
        <w:pStyle w:val="ab"/>
      </w:pPr>
      <w:r w:rsidRPr="00B80243">
        <w:rPr>
          <w:rStyle w:val="af1"/>
        </w:rPr>
        <w:footnoteRef/>
      </w:r>
      <w:r w:rsidRPr="00B80243">
        <w:t xml:space="preserve"> </w:t>
      </w:r>
      <w:proofErr w:type="spellStart"/>
      <w:r w:rsidRPr="00B80243">
        <w:t>З</w:t>
      </w:r>
      <w:ins w:id="449" w:author="Alina Pozin" w:date="2025-02-26T13:27:00Z" w16du:dateUtc="2025-02-26T11:27:00Z">
        <w:r w:rsidR="00F17355">
          <w:t>е</w:t>
        </w:r>
      </w:ins>
      <w:r w:rsidRPr="00B80243">
        <w:t>харья</w:t>
      </w:r>
      <w:proofErr w:type="spellEnd"/>
      <w:r w:rsidRPr="00B80243">
        <w:t xml:space="preserve">, 5:2. </w:t>
      </w:r>
    </w:p>
  </w:footnote>
  <w:footnote w:id="72">
    <w:p w14:paraId="58F4FC3F" w14:textId="3A3BCC32" w:rsidR="000C42C2" w:rsidRPr="00B80243" w:rsidRDefault="000C42C2">
      <w:pPr>
        <w:pStyle w:val="ab"/>
      </w:pPr>
      <w:r w:rsidRPr="00B80243">
        <w:rPr>
          <w:rStyle w:val="af1"/>
        </w:rPr>
        <w:footnoteRef/>
      </w:r>
      <w:r w:rsidRPr="00B80243">
        <w:t xml:space="preserve"> </w:t>
      </w:r>
      <w:r w:rsidRPr="00B80243">
        <w:rPr>
          <w:b/>
          <w:bCs/>
        </w:rPr>
        <w:t>5657 года</w:t>
      </w:r>
      <w:r w:rsidRPr="00B80243">
        <w:t xml:space="preserve">, гл. 12. ‒ прим. Ребе. В изданном отдельной брошюрой издательством </w:t>
      </w:r>
      <w:proofErr w:type="spellStart"/>
      <w:r w:rsidRPr="00B80243">
        <w:t>Кеѓат</w:t>
      </w:r>
      <w:proofErr w:type="spellEnd"/>
      <w:r w:rsidRPr="00B80243">
        <w:t xml:space="preserve"> в 5713 (1953) году ‒ с. 18, в Сефер </w:t>
      </w:r>
      <w:proofErr w:type="spellStart"/>
      <w:r w:rsidRPr="00B80243">
        <w:t>ѓа-маамарим</w:t>
      </w:r>
      <w:proofErr w:type="spellEnd"/>
      <w:r w:rsidRPr="00B80243">
        <w:t xml:space="preserve"> 5657 ‒ с. 164.  </w:t>
      </w:r>
    </w:p>
  </w:footnote>
  <w:footnote w:id="73">
    <w:p w14:paraId="6D115A34" w14:textId="14DC34D6" w:rsidR="000C42C2" w:rsidRPr="00B80243" w:rsidRDefault="000C42C2">
      <w:pPr>
        <w:pStyle w:val="ab"/>
      </w:pPr>
      <w:r w:rsidRPr="00B80243">
        <w:rPr>
          <w:rStyle w:val="af1"/>
        </w:rPr>
        <w:footnoteRef/>
      </w:r>
      <w:r w:rsidRPr="00B80243">
        <w:t xml:space="preserve"> См. Тора ор, нач. гл. Лех </w:t>
      </w:r>
      <w:proofErr w:type="spellStart"/>
      <w:r w:rsidRPr="00B80243">
        <w:t>леха</w:t>
      </w:r>
      <w:proofErr w:type="spellEnd"/>
      <w:r w:rsidRPr="00B80243">
        <w:t xml:space="preserve">. И в некоторых других источниках. </w:t>
      </w:r>
    </w:p>
  </w:footnote>
  <w:footnote w:id="74">
    <w:p w14:paraId="4F2DDBA4" w14:textId="5EE3A95E" w:rsidR="000C42C2" w:rsidRPr="00B80243" w:rsidRDefault="000C42C2">
      <w:pPr>
        <w:pStyle w:val="ab"/>
      </w:pPr>
      <w:r w:rsidRPr="00B80243">
        <w:rPr>
          <w:rStyle w:val="af1"/>
        </w:rPr>
        <w:footnoteRef/>
      </w:r>
      <w:r w:rsidRPr="00B80243">
        <w:t xml:space="preserve"> См., к примеру, </w:t>
      </w:r>
      <w:proofErr w:type="spellStart"/>
      <w:r w:rsidRPr="00B80243">
        <w:t>Торат</w:t>
      </w:r>
      <w:proofErr w:type="spellEnd"/>
      <w:r w:rsidRPr="00B80243">
        <w:t xml:space="preserve"> </w:t>
      </w:r>
      <w:proofErr w:type="spellStart"/>
      <w:r w:rsidRPr="00B80243">
        <w:t>хаим</w:t>
      </w:r>
      <w:proofErr w:type="spellEnd"/>
      <w:r w:rsidRPr="00B80243">
        <w:t xml:space="preserve">: гл. Лех </w:t>
      </w:r>
      <w:proofErr w:type="spellStart"/>
      <w:r w:rsidRPr="00B80243">
        <w:t>леха</w:t>
      </w:r>
      <w:proofErr w:type="spellEnd"/>
      <w:r w:rsidRPr="00B80243">
        <w:t xml:space="preserve">, 84г; гл. </w:t>
      </w:r>
      <w:proofErr w:type="spellStart"/>
      <w:r w:rsidRPr="00B80243">
        <w:t>Ваишлах</w:t>
      </w:r>
      <w:proofErr w:type="spellEnd"/>
      <w:r w:rsidRPr="00B80243">
        <w:t>, 189а.</w:t>
      </w:r>
    </w:p>
  </w:footnote>
  <w:footnote w:id="75">
    <w:p w14:paraId="358671E4" w14:textId="5EE55AC1" w:rsidR="000C42C2" w:rsidRPr="00B80243" w:rsidRDefault="000C42C2" w:rsidP="00575DAC">
      <w:pPr>
        <w:pStyle w:val="ab"/>
      </w:pPr>
      <w:r w:rsidRPr="00B80243">
        <w:rPr>
          <w:rStyle w:val="af1"/>
        </w:rPr>
        <w:footnoteRef/>
      </w:r>
      <w:r w:rsidRPr="00B80243">
        <w:t xml:space="preserve"> Гл. 13 </w:t>
      </w:r>
      <w:proofErr w:type="spellStart"/>
      <w:r w:rsidRPr="00B80243">
        <w:t>маамара</w:t>
      </w:r>
      <w:proofErr w:type="spellEnd"/>
      <w:r w:rsidRPr="00B80243">
        <w:t xml:space="preserve"> «</w:t>
      </w:r>
      <w:proofErr w:type="spellStart"/>
      <w:r w:rsidRPr="00B80243">
        <w:t>Ве-ѓу</w:t>
      </w:r>
      <w:proofErr w:type="spellEnd"/>
      <w:r w:rsidRPr="00B80243">
        <w:t xml:space="preserve"> </w:t>
      </w:r>
      <w:proofErr w:type="spellStart"/>
      <w:r w:rsidRPr="00B80243">
        <w:t>ке-хатан</w:t>
      </w:r>
      <w:proofErr w:type="spellEnd"/>
      <w:r w:rsidRPr="00B80243">
        <w:t>».</w:t>
      </w:r>
    </w:p>
  </w:footnote>
  <w:footnote w:id="76">
    <w:p w14:paraId="7E497488" w14:textId="4188AC28" w:rsidR="000C42C2" w:rsidRPr="00B80243" w:rsidRDefault="000C42C2">
      <w:pPr>
        <w:pStyle w:val="ab"/>
      </w:pPr>
      <w:r w:rsidRPr="00B80243">
        <w:rPr>
          <w:rStyle w:val="af1"/>
        </w:rPr>
        <w:footnoteRef/>
      </w:r>
      <w:r w:rsidRPr="00B80243">
        <w:t xml:space="preserve"> Гл. 11. </w:t>
      </w:r>
    </w:p>
  </w:footnote>
  <w:footnote w:id="77">
    <w:p w14:paraId="377922A7" w14:textId="334143AA" w:rsidR="000C42C2" w:rsidRPr="00B80243" w:rsidRDefault="000C42C2">
      <w:pPr>
        <w:pStyle w:val="ab"/>
      </w:pPr>
      <w:r w:rsidRPr="00B80243">
        <w:rPr>
          <w:rStyle w:val="af1"/>
        </w:rPr>
        <w:footnoteRef/>
      </w:r>
      <w:r w:rsidRPr="00B80243">
        <w:t xml:space="preserve"> </w:t>
      </w:r>
      <w:r w:rsidRPr="00B80243">
        <w:rPr>
          <w:b/>
          <w:bCs/>
        </w:rPr>
        <w:t xml:space="preserve">Гл. </w:t>
      </w:r>
      <w:proofErr w:type="spellStart"/>
      <w:r w:rsidRPr="00B80243">
        <w:rPr>
          <w:b/>
          <w:bCs/>
        </w:rPr>
        <w:t>Экев</w:t>
      </w:r>
      <w:proofErr w:type="spellEnd"/>
      <w:r w:rsidRPr="00B80243">
        <w:t xml:space="preserve"> (с. 507) ‒ прим. Ребе. </w:t>
      </w:r>
    </w:p>
  </w:footnote>
  <w:footnote w:id="78">
    <w:p w14:paraId="64B60B45" w14:textId="69CD8F05" w:rsidR="000C42C2" w:rsidRPr="00B80243" w:rsidRDefault="000C42C2">
      <w:pPr>
        <w:pStyle w:val="ab"/>
      </w:pPr>
      <w:r w:rsidRPr="00B80243">
        <w:rPr>
          <w:rStyle w:val="af1"/>
        </w:rPr>
        <w:footnoteRef/>
      </w:r>
      <w:r w:rsidRPr="00B80243">
        <w:t xml:space="preserve"> </w:t>
      </w:r>
      <w:proofErr w:type="spellStart"/>
      <w:r w:rsidRPr="00B80243">
        <w:t>Дварим</w:t>
      </w:r>
      <w:proofErr w:type="spellEnd"/>
      <w:r w:rsidRPr="00B80243">
        <w:t xml:space="preserve">, 7:12. </w:t>
      </w:r>
    </w:p>
  </w:footnote>
  <w:footnote w:id="79">
    <w:p w14:paraId="6CF7D54D" w14:textId="78784B49" w:rsidR="000C42C2" w:rsidRPr="00B80243" w:rsidRDefault="000C42C2">
      <w:pPr>
        <w:pStyle w:val="ab"/>
      </w:pPr>
      <w:r w:rsidRPr="00B80243">
        <w:rPr>
          <w:rStyle w:val="af1"/>
        </w:rPr>
        <w:footnoteRef/>
      </w:r>
      <w:r w:rsidRPr="00B80243">
        <w:t xml:space="preserve"> </w:t>
      </w:r>
      <w:r w:rsidR="00DE4016" w:rsidRPr="00B80243">
        <w:t xml:space="preserve">Мидраш </w:t>
      </w:r>
      <w:r w:rsidR="0063276C" w:rsidRPr="00B80243">
        <w:t xml:space="preserve">раба, </w:t>
      </w:r>
      <w:r w:rsidR="00DE4016" w:rsidRPr="00B80243">
        <w:t xml:space="preserve">разд. </w:t>
      </w:r>
      <w:proofErr w:type="spellStart"/>
      <w:r w:rsidR="00DE4016" w:rsidRPr="00B80243">
        <w:t>Дварим</w:t>
      </w:r>
      <w:proofErr w:type="spellEnd"/>
      <w:r w:rsidR="00DE4016" w:rsidRPr="00B80243">
        <w:t xml:space="preserve">, </w:t>
      </w:r>
      <w:r w:rsidR="007D7086" w:rsidRPr="00B80243">
        <w:t>гл. 3, п. 3.</w:t>
      </w:r>
    </w:p>
  </w:footnote>
  <w:footnote w:id="80">
    <w:p w14:paraId="37F0A50D" w14:textId="165D75DA" w:rsidR="000C42C2" w:rsidRPr="00B80243" w:rsidRDefault="000C42C2">
      <w:pPr>
        <w:pStyle w:val="ab"/>
      </w:pPr>
      <w:r w:rsidRPr="00B80243">
        <w:rPr>
          <w:rStyle w:val="af1"/>
        </w:rPr>
        <w:footnoteRef/>
      </w:r>
      <w:r w:rsidRPr="00B80243">
        <w:t xml:space="preserve"> </w:t>
      </w:r>
      <w:r w:rsidR="007D7086" w:rsidRPr="00B80243">
        <w:t xml:space="preserve">Ком. </w:t>
      </w:r>
      <w:proofErr w:type="spellStart"/>
      <w:r w:rsidR="007D7086" w:rsidRPr="00B80243">
        <w:t>Раши</w:t>
      </w:r>
      <w:proofErr w:type="spellEnd"/>
      <w:r w:rsidR="007D7086" w:rsidRPr="00B80243">
        <w:t xml:space="preserve"> к Пятикнижию, в конце гл. </w:t>
      </w:r>
      <w:proofErr w:type="spellStart"/>
      <w:r w:rsidR="007D7086" w:rsidRPr="00B80243">
        <w:t>Веэтханан</w:t>
      </w:r>
      <w:proofErr w:type="spellEnd"/>
      <w:r w:rsidR="007D7086" w:rsidRPr="00B80243">
        <w:t>.</w:t>
      </w:r>
    </w:p>
  </w:footnote>
  <w:footnote w:id="81">
    <w:p w14:paraId="32FF978F" w14:textId="2826408F" w:rsidR="000C42C2" w:rsidRPr="00B80243" w:rsidRDefault="000C42C2">
      <w:pPr>
        <w:pStyle w:val="ab"/>
      </w:pPr>
      <w:r w:rsidRPr="00B80243">
        <w:rPr>
          <w:rStyle w:val="af1"/>
        </w:rPr>
        <w:footnoteRef/>
      </w:r>
      <w:r w:rsidRPr="00B80243">
        <w:t xml:space="preserve"> </w:t>
      </w:r>
      <w:r w:rsidR="007D7086" w:rsidRPr="00B80243">
        <w:t xml:space="preserve">См. ком. </w:t>
      </w:r>
      <w:r w:rsidR="009C0511" w:rsidRPr="00B80243">
        <w:t>7</w:t>
      </w:r>
      <w:r w:rsidR="00DE4016" w:rsidRPr="00B80243">
        <w:t>8</w:t>
      </w:r>
      <w:r w:rsidR="009C0511" w:rsidRPr="00B80243">
        <w:t xml:space="preserve">. </w:t>
      </w:r>
    </w:p>
  </w:footnote>
  <w:footnote w:id="82">
    <w:p w14:paraId="49D1709F" w14:textId="61D7A489" w:rsidR="00455F0B" w:rsidRPr="00B80243" w:rsidRDefault="00455F0B">
      <w:pPr>
        <w:pStyle w:val="ab"/>
      </w:pPr>
      <w:r w:rsidRPr="00B80243">
        <w:rPr>
          <w:rStyle w:val="af1"/>
        </w:rPr>
        <w:footnoteRef/>
      </w:r>
      <w:r w:rsidRPr="00B80243">
        <w:t xml:space="preserve"> </w:t>
      </w:r>
      <w:proofErr w:type="spellStart"/>
      <w:r w:rsidR="00630519" w:rsidRPr="00B80243">
        <w:t>Йешаяѓу</w:t>
      </w:r>
      <w:proofErr w:type="spellEnd"/>
      <w:r w:rsidR="00630519" w:rsidRPr="00B80243">
        <w:t>, 64:</w:t>
      </w:r>
      <w:r w:rsidR="00212606" w:rsidRPr="00B80243">
        <w:t>3.</w:t>
      </w:r>
    </w:p>
  </w:footnote>
  <w:footnote w:id="83">
    <w:p w14:paraId="4223DD5A" w14:textId="5E877D26" w:rsidR="000C42C2" w:rsidRDefault="000C42C2">
      <w:pPr>
        <w:pStyle w:val="ab"/>
      </w:pPr>
      <w:r w:rsidRPr="00B80243">
        <w:rPr>
          <w:rStyle w:val="af1"/>
        </w:rPr>
        <w:footnoteRef/>
      </w:r>
      <w:r w:rsidRPr="00B80243">
        <w:t xml:space="preserve"> </w:t>
      </w:r>
      <w:r w:rsidR="006D256E" w:rsidRPr="00B80243">
        <w:t>Там</w:t>
      </w:r>
      <w:r w:rsidRPr="00B80243">
        <w:t>, 40:5.</w:t>
      </w:r>
      <w:r>
        <w:t xml:space="preserve"> </w:t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ina Pozin">
    <w15:presenceInfo w15:providerId="Windows Live" w15:userId="01be5ecb6d3e2e1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stylePaneSortMethod w:val="0000"/>
  <w:trackRevision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94E"/>
    <w:rsid w:val="0000088D"/>
    <w:rsid w:val="00000F26"/>
    <w:rsid w:val="00003BCA"/>
    <w:rsid w:val="0000618B"/>
    <w:rsid w:val="000103C2"/>
    <w:rsid w:val="00011A92"/>
    <w:rsid w:val="00012F67"/>
    <w:rsid w:val="0001480D"/>
    <w:rsid w:val="000151BD"/>
    <w:rsid w:val="00015CCB"/>
    <w:rsid w:val="000166FB"/>
    <w:rsid w:val="00017BEE"/>
    <w:rsid w:val="000217F5"/>
    <w:rsid w:val="000227F7"/>
    <w:rsid w:val="00022B02"/>
    <w:rsid w:val="000232B1"/>
    <w:rsid w:val="0002444E"/>
    <w:rsid w:val="00027746"/>
    <w:rsid w:val="00030FA1"/>
    <w:rsid w:val="00031BBE"/>
    <w:rsid w:val="00034DD3"/>
    <w:rsid w:val="00035E25"/>
    <w:rsid w:val="00037033"/>
    <w:rsid w:val="000406DA"/>
    <w:rsid w:val="00041204"/>
    <w:rsid w:val="000415FC"/>
    <w:rsid w:val="000429E6"/>
    <w:rsid w:val="00042E00"/>
    <w:rsid w:val="0004361C"/>
    <w:rsid w:val="000450A2"/>
    <w:rsid w:val="00046189"/>
    <w:rsid w:val="000509B5"/>
    <w:rsid w:val="000523C1"/>
    <w:rsid w:val="000527C7"/>
    <w:rsid w:val="0005283E"/>
    <w:rsid w:val="000541F4"/>
    <w:rsid w:val="00054590"/>
    <w:rsid w:val="0005493C"/>
    <w:rsid w:val="00054EE2"/>
    <w:rsid w:val="00057D1E"/>
    <w:rsid w:val="00060AB8"/>
    <w:rsid w:val="0006116B"/>
    <w:rsid w:val="000639B7"/>
    <w:rsid w:val="00063DED"/>
    <w:rsid w:val="0006674B"/>
    <w:rsid w:val="00067234"/>
    <w:rsid w:val="000703EA"/>
    <w:rsid w:val="00070572"/>
    <w:rsid w:val="000711CD"/>
    <w:rsid w:val="00071FCF"/>
    <w:rsid w:val="000753C7"/>
    <w:rsid w:val="000754CF"/>
    <w:rsid w:val="00076BF4"/>
    <w:rsid w:val="00076E76"/>
    <w:rsid w:val="00080738"/>
    <w:rsid w:val="00080D7F"/>
    <w:rsid w:val="00080EC1"/>
    <w:rsid w:val="00081062"/>
    <w:rsid w:val="000811DF"/>
    <w:rsid w:val="00082E33"/>
    <w:rsid w:val="00083150"/>
    <w:rsid w:val="000867DE"/>
    <w:rsid w:val="00087AC7"/>
    <w:rsid w:val="00087BD2"/>
    <w:rsid w:val="00091BF3"/>
    <w:rsid w:val="00093A65"/>
    <w:rsid w:val="0009470F"/>
    <w:rsid w:val="000954DC"/>
    <w:rsid w:val="000957E9"/>
    <w:rsid w:val="00095F60"/>
    <w:rsid w:val="000966C7"/>
    <w:rsid w:val="00096B2C"/>
    <w:rsid w:val="000A15BD"/>
    <w:rsid w:val="000A1AD7"/>
    <w:rsid w:val="000A2C9E"/>
    <w:rsid w:val="000A2D53"/>
    <w:rsid w:val="000A35B0"/>
    <w:rsid w:val="000A3F69"/>
    <w:rsid w:val="000A405F"/>
    <w:rsid w:val="000A6C32"/>
    <w:rsid w:val="000B0708"/>
    <w:rsid w:val="000B1883"/>
    <w:rsid w:val="000B3A92"/>
    <w:rsid w:val="000B553E"/>
    <w:rsid w:val="000B5899"/>
    <w:rsid w:val="000B598F"/>
    <w:rsid w:val="000B5AD3"/>
    <w:rsid w:val="000C03C3"/>
    <w:rsid w:val="000C0E3F"/>
    <w:rsid w:val="000C137E"/>
    <w:rsid w:val="000C29E7"/>
    <w:rsid w:val="000C42C2"/>
    <w:rsid w:val="000C5888"/>
    <w:rsid w:val="000C5DED"/>
    <w:rsid w:val="000C6024"/>
    <w:rsid w:val="000C6EF4"/>
    <w:rsid w:val="000C6FB9"/>
    <w:rsid w:val="000C7153"/>
    <w:rsid w:val="000D0320"/>
    <w:rsid w:val="000D1730"/>
    <w:rsid w:val="000D19A7"/>
    <w:rsid w:val="000D1C8A"/>
    <w:rsid w:val="000D1DF4"/>
    <w:rsid w:val="000D23E6"/>
    <w:rsid w:val="000D31C5"/>
    <w:rsid w:val="000D42D4"/>
    <w:rsid w:val="000D4DC6"/>
    <w:rsid w:val="000D67B7"/>
    <w:rsid w:val="000D6857"/>
    <w:rsid w:val="000D77EC"/>
    <w:rsid w:val="000D7B75"/>
    <w:rsid w:val="000E05B0"/>
    <w:rsid w:val="000E0B36"/>
    <w:rsid w:val="000E0C0F"/>
    <w:rsid w:val="000E1CFE"/>
    <w:rsid w:val="000E2098"/>
    <w:rsid w:val="000E2F40"/>
    <w:rsid w:val="000E3AC9"/>
    <w:rsid w:val="000E4B8B"/>
    <w:rsid w:val="000E4EAF"/>
    <w:rsid w:val="000E50D5"/>
    <w:rsid w:val="000E5650"/>
    <w:rsid w:val="000E594C"/>
    <w:rsid w:val="000E723F"/>
    <w:rsid w:val="000E7683"/>
    <w:rsid w:val="000E79BA"/>
    <w:rsid w:val="000F0191"/>
    <w:rsid w:val="000F255B"/>
    <w:rsid w:val="000F41A9"/>
    <w:rsid w:val="000F5C67"/>
    <w:rsid w:val="000F6D89"/>
    <w:rsid w:val="000F6F1E"/>
    <w:rsid w:val="000F7059"/>
    <w:rsid w:val="00101C73"/>
    <w:rsid w:val="00102049"/>
    <w:rsid w:val="001024C3"/>
    <w:rsid w:val="0010294E"/>
    <w:rsid w:val="00102BB2"/>
    <w:rsid w:val="00105CB4"/>
    <w:rsid w:val="00106122"/>
    <w:rsid w:val="00106E2D"/>
    <w:rsid w:val="00107D93"/>
    <w:rsid w:val="00107DD4"/>
    <w:rsid w:val="0011329C"/>
    <w:rsid w:val="001179E3"/>
    <w:rsid w:val="001206BE"/>
    <w:rsid w:val="00121425"/>
    <w:rsid w:val="00124225"/>
    <w:rsid w:val="00125ABF"/>
    <w:rsid w:val="00127B67"/>
    <w:rsid w:val="00131CB9"/>
    <w:rsid w:val="001322AF"/>
    <w:rsid w:val="00132727"/>
    <w:rsid w:val="00133281"/>
    <w:rsid w:val="0013369B"/>
    <w:rsid w:val="00134745"/>
    <w:rsid w:val="00134E4C"/>
    <w:rsid w:val="00134F26"/>
    <w:rsid w:val="0013548E"/>
    <w:rsid w:val="00135A16"/>
    <w:rsid w:val="0013611D"/>
    <w:rsid w:val="001369A6"/>
    <w:rsid w:val="00137589"/>
    <w:rsid w:val="0014151F"/>
    <w:rsid w:val="0014226B"/>
    <w:rsid w:val="0014323C"/>
    <w:rsid w:val="00144102"/>
    <w:rsid w:val="001447A0"/>
    <w:rsid w:val="00144F23"/>
    <w:rsid w:val="001468F4"/>
    <w:rsid w:val="00146E53"/>
    <w:rsid w:val="00147480"/>
    <w:rsid w:val="0014776B"/>
    <w:rsid w:val="00147B63"/>
    <w:rsid w:val="0015120A"/>
    <w:rsid w:val="001512EC"/>
    <w:rsid w:val="001513F7"/>
    <w:rsid w:val="00154581"/>
    <w:rsid w:val="001554F6"/>
    <w:rsid w:val="00156EC6"/>
    <w:rsid w:val="00161712"/>
    <w:rsid w:val="001618B7"/>
    <w:rsid w:val="00162302"/>
    <w:rsid w:val="00163176"/>
    <w:rsid w:val="0016351B"/>
    <w:rsid w:val="001639E7"/>
    <w:rsid w:val="001645E8"/>
    <w:rsid w:val="00165339"/>
    <w:rsid w:val="001658D6"/>
    <w:rsid w:val="0016608B"/>
    <w:rsid w:val="0016703B"/>
    <w:rsid w:val="00167BDE"/>
    <w:rsid w:val="00174343"/>
    <w:rsid w:val="00175814"/>
    <w:rsid w:val="00175DE7"/>
    <w:rsid w:val="00176C82"/>
    <w:rsid w:val="00182828"/>
    <w:rsid w:val="00182B38"/>
    <w:rsid w:val="001834C7"/>
    <w:rsid w:val="00185129"/>
    <w:rsid w:val="00186A0D"/>
    <w:rsid w:val="00186E67"/>
    <w:rsid w:val="001903D2"/>
    <w:rsid w:val="001911C8"/>
    <w:rsid w:val="001937C5"/>
    <w:rsid w:val="001951F3"/>
    <w:rsid w:val="00195640"/>
    <w:rsid w:val="00197AA6"/>
    <w:rsid w:val="001A0374"/>
    <w:rsid w:val="001A092A"/>
    <w:rsid w:val="001A1245"/>
    <w:rsid w:val="001A1756"/>
    <w:rsid w:val="001A1DA5"/>
    <w:rsid w:val="001A30EC"/>
    <w:rsid w:val="001A37C9"/>
    <w:rsid w:val="001A41C6"/>
    <w:rsid w:val="001A46F4"/>
    <w:rsid w:val="001A4CB5"/>
    <w:rsid w:val="001A5611"/>
    <w:rsid w:val="001A642C"/>
    <w:rsid w:val="001A6755"/>
    <w:rsid w:val="001A6F49"/>
    <w:rsid w:val="001A7C6C"/>
    <w:rsid w:val="001B23DB"/>
    <w:rsid w:val="001B2547"/>
    <w:rsid w:val="001B3FE8"/>
    <w:rsid w:val="001B4E76"/>
    <w:rsid w:val="001B55B5"/>
    <w:rsid w:val="001B58C5"/>
    <w:rsid w:val="001C1DE0"/>
    <w:rsid w:val="001C3AF0"/>
    <w:rsid w:val="001C6196"/>
    <w:rsid w:val="001C6374"/>
    <w:rsid w:val="001C78C9"/>
    <w:rsid w:val="001D0A53"/>
    <w:rsid w:val="001D0C12"/>
    <w:rsid w:val="001D0DB7"/>
    <w:rsid w:val="001D123F"/>
    <w:rsid w:val="001D231C"/>
    <w:rsid w:val="001D2D62"/>
    <w:rsid w:val="001D3C58"/>
    <w:rsid w:val="001D3D25"/>
    <w:rsid w:val="001D3F91"/>
    <w:rsid w:val="001D43A8"/>
    <w:rsid w:val="001D50C4"/>
    <w:rsid w:val="001D5B59"/>
    <w:rsid w:val="001D6E75"/>
    <w:rsid w:val="001D7D24"/>
    <w:rsid w:val="001E0642"/>
    <w:rsid w:val="001E16D6"/>
    <w:rsid w:val="001E1A5A"/>
    <w:rsid w:val="001E1D98"/>
    <w:rsid w:val="001E53BE"/>
    <w:rsid w:val="001E5E79"/>
    <w:rsid w:val="001E7114"/>
    <w:rsid w:val="001E7472"/>
    <w:rsid w:val="001E759B"/>
    <w:rsid w:val="001E7EFA"/>
    <w:rsid w:val="001F066C"/>
    <w:rsid w:val="001F090A"/>
    <w:rsid w:val="001F3BC7"/>
    <w:rsid w:val="001F6F4A"/>
    <w:rsid w:val="001F73D4"/>
    <w:rsid w:val="00200B50"/>
    <w:rsid w:val="00201D7C"/>
    <w:rsid w:val="00202AAE"/>
    <w:rsid w:val="00203D63"/>
    <w:rsid w:val="00204FD8"/>
    <w:rsid w:val="002055F1"/>
    <w:rsid w:val="002063F4"/>
    <w:rsid w:val="002069D0"/>
    <w:rsid w:val="00206B3B"/>
    <w:rsid w:val="002073E2"/>
    <w:rsid w:val="00207DF1"/>
    <w:rsid w:val="00210A4F"/>
    <w:rsid w:val="00210C44"/>
    <w:rsid w:val="0021123A"/>
    <w:rsid w:val="0021159D"/>
    <w:rsid w:val="00212606"/>
    <w:rsid w:val="00212677"/>
    <w:rsid w:val="00214328"/>
    <w:rsid w:val="0021486E"/>
    <w:rsid w:val="002153D1"/>
    <w:rsid w:val="00215981"/>
    <w:rsid w:val="00223370"/>
    <w:rsid w:val="0022468C"/>
    <w:rsid w:val="00224D66"/>
    <w:rsid w:val="00225232"/>
    <w:rsid w:val="00230067"/>
    <w:rsid w:val="00230DCE"/>
    <w:rsid w:val="00232968"/>
    <w:rsid w:val="002347A3"/>
    <w:rsid w:val="00234D52"/>
    <w:rsid w:val="00237861"/>
    <w:rsid w:val="00237F98"/>
    <w:rsid w:val="00242EE1"/>
    <w:rsid w:val="002445A3"/>
    <w:rsid w:val="00246990"/>
    <w:rsid w:val="00246ED7"/>
    <w:rsid w:val="00250900"/>
    <w:rsid w:val="00250C86"/>
    <w:rsid w:val="00251856"/>
    <w:rsid w:val="002518A4"/>
    <w:rsid w:val="00255A67"/>
    <w:rsid w:val="00256F4E"/>
    <w:rsid w:val="00257307"/>
    <w:rsid w:val="00260543"/>
    <w:rsid w:val="002606A1"/>
    <w:rsid w:val="00260BD7"/>
    <w:rsid w:val="00261C7E"/>
    <w:rsid w:val="00262BB7"/>
    <w:rsid w:val="00263A72"/>
    <w:rsid w:val="00265D28"/>
    <w:rsid w:val="0026672E"/>
    <w:rsid w:val="00266776"/>
    <w:rsid w:val="002667F0"/>
    <w:rsid w:val="002718EB"/>
    <w:rsid w:val="00273526"/>
    <w:rsid w:val="00273DE3"/>
    <w:rsid w:val="0027594E"/>
    <w:rsid w:val="00276393"/>
    <w:rsid w:val="00276D82"/>
    <w:rsid w:val="00281723"/>
    <w:rsid w:val="002827C6"/>
    <w:rsid w:val="0028544C"/>
    <w:rsid w:val="00286E4F"/>
    <w:rsid w:val="00291A95"/>
    <w:rsid w:val="00291D12"/>
    <w:rsid w:val="0029207B"/>
    <w:rsid w:val="002925F0"/>
    <w:rsid w:val="002929BF"/>
    <w:rsid w:val="00293E9B"/>
    <w:rsid w:val="002940FC"/>
    <w:rsid w:val="0029414E"/>
    <w:rsid w:val="0029485D"/>
    <w:rsid w:val="002949F4"/>
    <w:rsid w:val="002972A1"/>
    <w:rsid w:val="002A0B22"/>
    <w:rsid w:val="002A2690"/>
    <w:rsid w:val="002A349A"/>
    <w:rsid w:val="002A4A15"/>
    <w:rsid w:val="002A5858"/>
    <w:rsid w:val="002A59F8"/>
    <w:rsid w:val="002A5B27"/>
    <w:rsid w:val="002A76E3"/>
    <w:rsid w:val="002A7E3D"/>
    <w:rsid w:val="002B33E9"/>
    <w:rsid w:val="002B34CE"/>
    <w:rsid w:val="002B4615"/>
    <w:rsid w:val="002B4F24"/>
    <w:rsid w:val="002C0811"/>
    <w:rsid w:val="002C18A2"/>
    <w:rsid w:val="002C1A48"/>
    <w:rsid w:val="002C3233"/>
    <w:rsid w:val="002C40AF"/>
    <w:rsid w:val="002C5EB7"/>
    <w:rsid w:val="002C6054"/>
    <w:rsid w:val="002D3126"/>
    <w:rsid w:val="002D5FA0"/>
    <w:rsid w:val="002D622A"/>
    <w:rsid w:val="002D64A4"/>
    <w:rsid w:val="002D6D1B"/>
    <w:rsid w:val="002E172F"/>
    <w:rsid w:val="002E2F0D"/>
    <w:rsid w:val="002E34DD"/>
    <w:rsid w:val="002E44AF"/>
    <w:rsid w:val="002E5108"/>
    <w:rsid w:val="002E7D1F"/>
    <w:rsid w:val="002F32C9"/>
    <w:rsid w:val="002F3445"/>
    <w:rsid w:val="002F40A3"/>
    <w:rsid w:val="002F6B78"/>
    <w:rsid w:val="002F6FB5"/>
    <w:rsid w:val="00300F27"/>
    <w:rsid w:val="00305ECC"/>
    <w:rsid w:val="003107C9"/>
    <w:rsid w:val="00310E54"/>
    <w:rsid w:val="00315D7C"/>
    <w:rsid w:val="00316199"/>
    <w:rsid w:val="003164B1"/>
    <w:rsid w:val="00316AFC"/>
    <w:rsid w:val="00317340"/>
    <w:rsid w:val="00323BCB"/>
    <w:rsid w:val="0032466D"/>
    <w:rsid w:val="003252C7"/>
    <w:rsid w:val="003264DC"/>
    <w:rsid w:val="0032667A"/>
    <w:rsid w:val="003271C1"/>
    <w:rsid w:val="003276B5"/>
    <w:rsid w:val="00331B2C"/>
    <w:rsid w:val="0033251F"/>
    <w:rsid w:val="00332C8F"/>
    <w:rsid w:val="003340FB"/>
    <w:rsid w:val="0033510D"/>
    <w:rsid w:val="00337F39"/>
    <w:rsid w:val="0034289C"/>
    <w:rsid w:val="003432B9"/>
    <w:rsid w:val="00346475"/>
    <w:rsid w:val="00346C67"/>
    <w:rsid w:val="00350325"/>
    <w:rsid w:val="003516E2"/>
    <w:rsid w:val="00351DE9"/>
    <w:rsid w:val="00351F6E"/>
    <w:rsid w:val="0035317E"/>
    <w:rsid w:val="00353C03"/>
    <w:rsid w:val="003541B5"/>
    <w:rsid w:val="00355AB1"/>
    <w:rsid w:val="00355BFB"/>
    <w:rsid w:val="003576E2"/>
    <w:rsid w:val="003578A3"/>
    <w:rsid w:val="00357C5C"/>
    <w:rsid w:val="0036086D"/>
    <w:rsid w:val="00361B03"/>
    <w:rsid w:val="003620FB"/>
    <w:rsid w:val="00362521"/>
    <w:rsid w:val="003634FE"/>
    <w:rsid w:val="00364422"/>
    <w:rsid w:val="00364E8E"/>
    <w:rsid w:val="00364F24"/>
    <w:rsid w:val="00365870"/>
    <w:rsid w:val="00366CCD"/>
    <w:rsid w:val="00367EFF"/>
    <w:rsid w:val="00370074"/>
    <w:rsid w:val="003723A3"/>
    <w:rsid w:val="0037341A"/>
    <w:rsid w:val="00373D68"/>
    <w:rsid w:val="003744E2"/>
    <w:rsid w:val="003779B1"/>
    <w:rsid w:val="00380209"/>
    <w:rsid w:val="00381135"/>
    <w:rsid w:val="0038176F"/>
    <w:rsid w:val="003824F5"/>
    <w:rsid w:val="00382747"/>
    <w:rsid w:val="00385040"/>
    <w:rsid w:val="00385BC6"/>
    <w:rsid w:val="00385C3B"/>
    <w:rsid w:val="003861D9"/>
    <w:rsid w:val="00387F68"/>
    <w:rsid w:val="003908FD"/>
    <w:rsid w:val="00391CE8"/>
    <w:rsid w:val="00392432"/>
    <w:rsid w:val="00393E00"/>
    <w:rsid w:val="00393EE7"/>
    <w:rsid w:val="0039446F"/>
    <w:rsid w:val="00395A97"/>
    <w:rsid w:val="00396897"/>
    <w:rsid w:val="00397D5B"/>
    <w:rsid w:val="003A0025"/>
    <w:rsid w:val="003A0A2A"/>
    <w:rsid w:val="003A1590"/>
    <w:rsid w:val="003A1C77"/>
    <w:rsid w:val="003A238F"/>
    <w:rsid w:val="003A2978"/>
    <w:rsid w:val="003A2E49"/>
    <w:rsid w:val="003A4335"/>
    <w:rsid w:val="003A47C4"/>
    <w:rsid w:val="003A5674"/>
    <w:rsid w:val="003B00C2"/>
    <w:rsid w:val="003B0204"/>
    <w:rsid w:val="003B0D6E"/>
    <w:rsid w:val="003B1158"/>
    <w:rsid w:val="003B1833"/>
    <w:rsid w:val="003B1CA3"/>
    <w:rsid w:val="003B2E95"/>
    <w:rsid w:val="003B3E14"/>
    <w:rsid w:val="003B4C3F"/>
    <w:rsid w:val="003B536A"/>
    <w:rsid w:val="003B550E"/>
    <w:rsid w:val="003C1AF5"/>
    <w:rsid w:val="003C1BAB"/>
    <w:rsid w:val="003C2080"/>
    <w:rsid w:val="003C357B"/>
    <w:rsid w:val="003C411F"/>
    <w:rsid w:val="003C5078"/>
    <w:rsid w:val="003C61D8"/>
    <w:rsid w:val="003C62B0"/>
    <w:rsid w:val="003C63BD"/>
    <w:rsid w:val="003C6A14"/>
    <w:rsid w:val="003C70E5"/>
    <w:rsid w:val="003C7AB8"/>
    <w:rsid w:val="003C7DE1"/>
    <w:rsid w:val="003D045A"/>
    <w:rsid w:val="003D38F4"/>
    <w:rsid w:val="003D3EE7"/>
    <w:rsid w:val="003D41D8"/>
    <w:rsid w:val="003D4B9C"/>
    <w:rsid w:val="003D4F95"/>
    <w:rsid w:val="003D572F"/>
    <w:rsid w:val="003D64F9"/>
    <w:rsid w:val="003D6E58"/>
    <w:rsid w:val="003E0920"/>
    <w:rsid w:val="003E17B3"/>
    <w:rsid w:val="003E2313"/>
    <w:rsid w:val="003E4025"/>
    <w:rsid w:val="003E42BB"/>
    <w:rsid w:val="003E4CF2"/>
    <w:rsid w:val="003E50AB"/>
    <w:rsid w:val="003F21EF"/>
    <w:rsid w:val="003F29BD"/>
    <w:rsid w:val="003F3B4E"/>
    <w:rsid w:val="003F4202"/>
    <w:rsid w:val="003F78EE"/>
    <w:rsid w:val="00400878"/>
    <w:rsid w:val="0040118A"/>
    <w:rsid w:val="004012FC"/>
    <w:rsid w:val="004015C7"/>
    <w:rsid w:val="004022B3"/>
    <w:rsid w:val="004043DC"/>
    <w:rsid w:val="00404ED3"/>
    <w:rsid w:val="004050C9"/>
    <w:rsid w:val="00405B8D"/>
    <w:rsid w:val="00405BA7"/>
    <w:rsid w:val="0040711E"/>
    <w:rsid w:val="0040737F"/>
    <w:rsid w:val="004077AE"/>
    <w:rsid w:val="0041387E"/>
    <w:rsid w:val="00413A82"/>
    <w:rsid w:val="00415187"/>
    <w:rsid w:val="0041611A"/>
    <w:rsid w:val="00416223"/>
    <w:rsid w:val="00416AF5"/>
    <w:rsid w:val="00416BC1"/>
    <w:rsid w:val="00420651"/>
    <w:rsid w:val="0042138E"/>
    <w:rsid w:val="00425827"/>
    <w:rsid w:val="0042639D"/>
    <w:rsid w:val="004269A6"/>
    <w:rsid w:val="004275CB"/>
    <w:rsid w:val="00432145"/>
    <w:rsid w:val="004321C1"/>
    <w:rsid w:val="00435B3B"/>
    <w:rsid w:val="00435DD7"/>
    <w:rsid w:val="00437DA5"/>
    <w:rsid w:val="0044093C"/>
    <w:rsid w:val="00441024"/>
    <w:rsid w:val="00441EA4"/>
    <w:rsid w:val="0044247F"/>
    <w:rsid w:val="00443546"/>
    <w:rsid w:val="004445F4"/>
    <w:rsid w:val="004465EB"/>
    <w:rsid w:val="00455F0B"/>
    <w:rsid w:val="00457BE7"/>
    <w:rsid w:val="004617CD"/>
    <w:rsid w:val="00461AA3"/>
    <w:rsid w:val="0046212F"/>
    <w:rsid w:val="004631E0"/>
    <w:rsid w:val="0046321B"/>
    <w:rsid w:val="00463674"/>
    <w:rsid w:val="00466509"/>
    <w:rsid w:val="0046778C"/>
    <w:rsid w:val="00470538"/>
    <w:rsid w:val="00470BFC"/>
    <w:rsid w:val="00472652"/>
    <w:rsid w:val="0047326F"/>
    <w:rsid w:val="004735D4"/>
    <w:rsid w:val="00473DA0"/>
    <w:rsid w:val="00474612"/>
    <w:rsid w:val="004757EC"/>
    <w:rsid w:val="00477BA4"/>
    <w:rsid w:val="00477D35"/>
    <w:rsid w:val="0048080A"/>
    <w:rsid w:val="00482784"/>
    <w:rsid w:val="00482801"/>
    <w:rsid w:val="00486338"/>
    <w:rsid w:val="00486971"/>
    <w:rsid w:val="00490B1A"/>
    <w:rsid w:val="00490DE9"/>
    <w:rsid w:val="00490EC1"/>
    <w:rsid w:val="00491CDF"/>
    <w:rsid w:val="00491E31"/>
    <w:rsid w:val="0049297C"/>
    <w:rsid w:val="00492A34"/>
    <w:rsid w:val="004938D0"/>
    <w:rsid w:val="00493E71"/>
    <w:rsid w:val="004948FC"/>
    <w:rsid w:val="004954CB"/>
    <w:rsid w:val="00495DDF"/>
    <w:rsid w:val="004A14CB"/>
    <w:rsid w:val="004A20EF"/>
    <w:rsid w:val="004A2843"/>
    <w:rsid w:val="004A35C8"/>
    <w:rsid w:val="004A41C2"/>
    <w:rsid w:val="004A4681"/>
    <w:rsid w:val="004A74B6"/>
    <w:rsid w:val="004A7D28"/>
    <w:rsid w:val="004B00B1"/>
    <w:rsid w:val="004B1ABB"/>
    <w:rsid w:val="004B4254"/>
    <w:rsid w:val="004B675D"/>
    <w:rsid w:val="004B7AB2"/>
    <w:rsid w:val="004B7FE4"/>
    <w:rsid w:val="004C0053"/>
    <w:rsid w:val="004C1730"/>
    <w:rsid w:val="004C28F9"/>
    <w:rsid w:val="004C72BE"/>
    <w:rsid w:val="004C7B92"/>
    <w:rsid w:val="004D030D"/>
    <w:rsid w:val="004D082F"/>
    <w:rsid w:val="004D13FF"/>
    <w:rsid w:val="004D3241"/>
    <w:rsid w:val="004D3347"/>
    <w:rsid w:val="004D4EBE"/>
    <w:rsid w:val="004D58E7"/>
    <w:rsid w:val="004E248E"/>
    <w:rsid w:val="004E71D3"/>
    <w:rsid w:val="004E7FB2"/>
    <w:rsid w:val="004F1144"/>
    <w:rsid w:val="004F1418"/>
    <w:rsid w:val="004F15E1"/>
    <w:rsid w:val="004F2C7A"/>
    <w:rsid w:val="004F3EC2"/>
    <w:rsid w:val="004F6A76"/>
    <w:rsid w:val="004F6F48"/>
    <w:rsid w:val="004F7BB8"/>
    <w:rsid w:val="004F7E18"/>
    <w:rsid w:val="00500ADD"/>
    <w:rsid w:val="00500F30"/>
    <w:rsid w:val="00501296"/>
    <w:rsid w:val="00502F1C"/>
    <w:rsid w:val="00503012"/>
    <w:rsid w:val="005054D2"/>
    <w:rsid w:val="00506724"/>
    <w:rsid w:val="00507D82"/>
    <w:rsid w:val="00507F06"/>
    <w:rsid w:val="00510437"/>
    <w:rsid w:val="0051312D"/>
    <w:rsid w:val="00513EE4"/>
    <w:rsid w:val="0052175E"/>
    <w:rsid w:val="00521DC4"/>
    <w:rsid w:val="00521ED5"/>
    <w:rsid w:val="00524307"/>
    <w:rsid w:val="00524EE9"/>
    <w:rsid w:val="00526B1D"/>
    <w:rsid w:val="00526D76"/>
    <w:rsid w:val="00527387"/>
    <w:rsid w:val="0053095E"/>
    <w:rsid w:val="00530FAD"/>
    <w:rsid w:val="00531476"/>
    <w:rsid w:val="005324DD"/>
    <w:rsid w:val="00534BDA"/>
    <w:rsid w:val="00535C5E"/>
    <w:rsid w:val="00540340"/>
    <w:rsid w:val="00541438"/>
    <w:rsid w:val="00541F48"/>
    <w:rsid w:val="005439D3"/>
    <w:rsid w:val="00543DB7"/>
    <w:rsid w:val="0054439E"/>
    <w:rsid w:val="00544532"/>
    <w:rsid w:val="00544CE7"/>
    <w:rsid w:val="005469AF"/>
    <w:rsid w:val="00551F1C"/>
    <w:rsid w:val="005530E0"/>
    <w:rsid w:val="005534F4"/>
    <w:rsid w:val="00553855"/>
    <w:rsid w:val="00553DF6"/>
    <w:rsid w:val="00554EE4"/>
    <w:rsid w:val="005552A2"/>
    <w:rsid w:val="00560621"/>
    <w:rsid w:val="00560928"/>
    <w:rsid w:val="005609B0"/>
    <w:rsid w:val="00561055"/>
    <w:rsid w:val="00561321"/>
    <w:rsid w:val="00561EE9"/>
    <w:rsid w:val="00562ED8"/>
    <w:rsid w:val="00563DFF"/>
    <w:rsid w:val="005659AA"/>
    <w:rsid w:val="00565C08"/>
    <w:rsid w:val="0056689E"/>
    <w:rsid w:val="005668B1"/>
    <w:rsid w:val="00567098"/>
    <w:rsid w:val="0056725D"/>
    <w:rsid w:val="00567AD8"/>
    <w:rsid w:val="00570341"/>
    <w:rsid w:val="00570523"/>
    <w:rsid w:val="005730F2"/>
    <w:rsid w:val="00575DAC"/>
    <w:rsid w:val="005766CA"/>
    <w:rsid w:val="00581A1E"/>
    <w:rsid w:val="00584EE1"/>
    <w:rsid w:val="0058662B"/>
    <w:rsid w:val="00587D85"/>
    <w:rsid w:val="00591354"/>
    <w:rsid w:val="00594018"/>
    <w:rsid w:val="005953DC"/>
    <w:rsid w:val="00595A66"/>
    <w:rsid w:val="005977ED"/>
    <w:rsid w:val="005A0B7B"/>
    <w:rsid w:val="005A1077"/>
    <w:rsid w:val="005A1238"/>
    <w:rsid w:val="005A2DCD"/>
    <w:rsid w:val="005A4D68"/>
    <w:rsid w:val="005A6149"/>
    <w:rsid w:val="005A6BBD"/>
    <w:rsid w:val="005A7654"/>
    <w:rsid w:val="005A7D8D"/>
    <w:rsid w:val="005B0E58"/>
    <w:rsid w:val="005B173A"/>
    <w:rsid w:val="005B3654"/>
    <w:rsid w:val="005B3892"/>
    <w:rsid w:val="005B4082"/>
    <w:rsid w:val="005B4D99"/>
    <w:rsid w:val="005B6549"/>
    <w:rsid w:val="005B7168"/>
    <w:rsid w:val="005B7D93"/>
    <w:rsid w:val="005C0D51"/>
    <w:rsid w:val="005C24A3"/>
    <w:rsid w:val="005C29C1"/>
    <w:rsid w:val="005C2BDD"/>
    <w:rsid w:val="005C3077"/>
    <w:rsid w:val="005C490A"/>
    <w:rsid w:val="005C6941"/>
    <w:rsid w:val="005D24E5"/>
    <w:rsid w:val="005D2CE5"/>
    <w:rsid w:val="005D4031"/>
    <w:rsid w:val="005D7E68"/>
    <w:rsid w:val="005E02EB"/>
    <w:rsid w:val="005E19D8"/>
    <w:rsid w:val="005E27A6"/>
    <w:rsid w:val="005E2BF2"/>
    <w:rsid w:val="005E2D7C"/>
    <w:rsid w:val="005E30AC"/>
    <w:rsid w:val="005E6D1D"/>
    <w:rsid w:val="005F0658"/>
    <w:rsid w:val="005F0E76"/>
    <w:rsid w:val="005F226C"/>
    <w:rsid w:val="005F22A6"/>
    <w:rsid w:val="005F36B0"/>
    <w:rsid w:val="005F564C"/>
    <w:rsid w:val="00601608"/>
    <w:rsid w:val="00601E16"/>
    <w:rsid w:val="00604823"/>
    <w:rsid w:val="00604F95"/>
    <w:rsid w:val="00604F9D"/>
    <w:rsid w:val="0060551E"/>
    <w:rsid w:val="006060CA"/>
    <w:rsid w:val="006074B6"/>
    <w:rsid w:val="00610858"/>
    <w:rsid w:val="006118EA"/>
    <w:rsid w:val="00611BE7"/>
    <w:rsid w:val="00612F6E"/>
    <w:rsid w:val="00613F64"/>
    <w:rsid w:val="00614F85"/>
    <w:rsid w:val="0061539D"/>
    <w:rsid w:val="00615634"/>
    <w:rsid w:val="00615689"/>
    <w:rsid w:val="00615A56"/>
    <w:rsid w:val="0062038A"/>
    <w:rsid w:val="00620570"/>
    <w:rsid w:val="00620E34"/>
    <w:rsid w:val="00620E97"/>
    <w:rsid w:val="00623608"/>
    <w:rsid w:val="00623694"/>
    <w:rsid w:val="00624053"/>
    <w:rsid w:val="006241B1"/>
    <w:rsid w:val="0062533B"/>
    <w:rsid w:val="00625DDA"/>
    <w:rsid w:val="00630519"/>
    <w:rsid w:val="0063229D"/>
    <w:rsid w:val="0063276C"/>
    <w:rsid w:val="006338FF"/>
    <w:rsid w:val="00636048"/>
    <w:rsid w:val="0063633E"/>
    <w:rsid w:val="00636AFA"/>
    <w:rsid w:val="00637FCD"/>
    <w:rsid w:val="00641009"/>
    <w:rsid w:val="006430CE"/>
    <w:rsid w:val="00644D94"/>
    <w:rsid w:val="006463BC"/>
    <w:rsid w:val="00646F09"/>
    <w:rsid w:val="00647353"/>
    <w:rsid w:val="006475AC"/>
    <w:rsid w:val="006529C9"/>
    <w:rsid w:val="006541DE"/>
    <w:rsid w:val="00656443"/>
    <w:rsid w:val="006573BF"/>
    <w:rsid w:val="006577D4"/>
    <w:rsid w:val="00657AB6"/>
    <w:rsid w:val="006602C5"/>
    <w:rsid w:val="0066050C"/>
    <w:rsid w:val="0066196C"/>
    <w:rsid w:val="00661C93"/>
    <w:rsid w:val="0066353B"/>
    <w:rsid w:val="006645EE"/>
    <w:rsid w:val="00665449"/>
    <w:rsid w:val="006668D7"/>
    <w:rsid w:val="00666C5F"/>
    <w:rsid w:val="0067008E"/>
    <w:rsid w:val="0067057C"/>
    <w:rsid w:val="006717DC"/>
    <w:rsid w:val="0067289C"/>
    <w:rsid w:val="006734E2"/>
    <w:rsid w:val="00673834"/>
    <w:rsid w:val="006757B3"/>
    <w:rsid w:val="00676706"/>
    <w:rsid w:val="00680723"/>
    <w:rsid w:val="00680C7B"/>
    <w:rsid w:val="00682107"/>
    <w:rsid w:val="00682393"/>
    <w:rsid w:val="0068280B"/>
    <w:rsid w:val="00682909"/>
    <w:rsid w:val="006833C2"/>
    <w:rsid w:val="00683C55"/>
    <w:rsid w:val="006844B4"/>
    <w:rsid w:val="00684C7C"/>
    <w:rsid w:val="00684C9F"/>
    <w:rsid w:val="006865F4"/>
    <w:rsid w:val="00687E41"/>
    <w:rsid w:val="006937DC"/>
    <w:rsid w:val="00694CDB"/>
    <w:rsid w:val="006955A3"/>
    <w:rsid w:val="006962AA"/>
    <w:rsid w:val="006A215C"/>
    <w:rsid w:val="006A5B2A"/>
    <w:rsid w:val="006A68EC"/>
    <w:rsid w:val="006B01A1"/>
    <w:rsid w:val="006B0F6F"/>
    <w:rsid w:val="006B18C9"/>
    <w:rsid w:val="006B2E52"/>
    <w:rsid w:val="006B4219"/>
    <w:rsid w:val="006B5AC5"/>
    <w:rsid w:val="006B6390"/>
    <w:rsid w:val="006B775F"/>
    <w:rsid w:val="006B77D8"/>
    <w:rsid w:val="006C1E5F"/>
    <w:rsid w:val="006C42A4"/>
    <w:rsid w:val="006C4367"/>
    <w:rsid w:val="006C5901"/>
    <w:rsid w:val="006C623C"/>
    <w:rsid w:val="006C6DFD"/>
    <w:rsid w:val="006D17B4"/>
    <w:rsid w:val="006D256E"/>
    <w:rsid w:val="006D4B2B"/>
    <w:rsid w:val="006D4CCB"/>
    <w:rsid w:val="006E0417"/>
    <w:rsid w:val="006E1B5D"/>
    <w:rsid w:val="006E2489"/>
    <w:rsid w:val="006E3311"/>
    <w:rsid w:val="006E4FEB"/>
    <w:rsid w:val="006E6ACB"/>
    <w:rsid w:val="006E7156"/>
    <w:rsid w:val="006E743A"/>
    <w:rsid w:val="006E743D"/>
    <w:rsid w:val="006F145B"/>
    <w:rsid w:val="006F2826"/>
    <w:rsid w:val="006F4B8D"/>
    <w:rsid w:val="006F62A5"/>
    <w:rsid w:val="006F6EDA"/>
    <w:rsid w:val="0070042C"/>
    <w:rsid w:val="00701065"/>
    <w:rsid w:val="00704567"/>
    <w:rsid w:val="00704FB9"/>
    <w:rsid w:val="007060D5"/>
    <w:rsid w:val="007063AD"/>
    <w:rsid w:val="0071012A"/>
    <w:rsid w:val="00711047"/>
    <w:rsid w:val="0071124B"/>
    <w:rsid w:val="00712658"/>
    <w:rsid w:val="007130D5"/>
    <w:rsid w:val="00714B36"/>
    <w:rsid w:val="0071555E"/>
    <w:rsid w:val="00717633"/>
    <w:rsid w:val="0071786F"/>
    <w:rsid w:val="0072277F"/>
    <w:rsid w:val="007227EE"/>
    <w:rsid w:val="00723079"/>
    <w:rsid w:val="007263D4"/>
    <w:rsid w:val="007268F3"/>
    <w:rsid w:val="00730E31"/>
    <w:rsid w:val="007316F6"/>
    <w:rsid w:val="00732974"/>
    <w:rsid w:val="00734656"/>
    <w:rsid w:val="007347B9"/>
    <w:rsid w:val="007400DB"/>
    <w:rsid w:val="00744B03"/>
    <w:rsid w:val="0074559C"/>
    <w:rsid w:val="00745BA0"/>
    <w:rsid w:val="00746CB2"/>
    <w:rsid w:val="00747163"/>
    <w:rsid w:val="0075107F"/>
    <w:rsid w:val="0075419E"/>
    <w:rsid w:val="0075578C"/>
    <w:rsid w:val="0075600A"/>
    <w:rsid w:val="0075693A"/>
    <w:rsid w:val="007575D6"/>
    <w:rsid w:val="00757B10"/>
    <w:rsid w:val="00760A87"/>
    <w:rsid w:val="00765ED9"/>
    <w:rsid w:val="00766493"/>
    <w:rsid w:val="00767265"/>
    <w:rsid w:val="00770231"/>
    <w:rsid w:val="0077367F"/>
    <w:rsid w:val="00774088"/>
    <w:rsid w:val="00777983"/>
    <w:rsid w:val="00782023"/>
    <w:rsid w:val="00782A6D"/>
    <w:rsid w:val="00783418"/>
    <w:rsid w:val="00784771"/>
    <w:rsid w:val="00786145"/>
    <w:rsid w:val="00786736"/>
    <w:rsid w:val="00787A15"/>
    <w:rsid w:val="00791684"/>
    <w:rsid w:val="0079219F"/>
    <w:rsid w:val="00792433"/>
    <w:rsid w:val="007926AF"/>
    <w:rsid w:val="00793448"/>
    <w:rsid w:val="0079496A"/>
    <w:rsid w:val="00795DA9"/>
    <w:rsid w:val="007A00EF"/>
    <w:rsid w:val="007A101E"/>
    <w:rsid w:val="007A13E2"/>
    <w:rsid w:val="007A2B41"/>
    <w:rsid w:val="007A3D38"/>
    <w:rsid w:val="007A52FF"/>
    <w:rsid w:val="007A6B92"/>
    <w:rsid w:val="007B0EA9"/>
    <w:rsid w:val="007B3480"/>
    <w:rsid w:val="007B3B27"/>
    <w:rsid w:val="007B48BA"/>
    <w:rsid w:val="007B5E0F"/>
    <w:rsid w:val="007B5EBD"/>
    <w:rsid w:val="007B5EC1"/>
    <w:rsid w:val="007B6E79"/>
    <w:rsid w:val="007C1F66"/>
    <w:rsid w:val="007C279F"/>
    <w:rsid w:val="007C2FA4"/>
    <w:rsid w:val="007C3F39"/>
    <w:rsid w:val="007C4928"/>
    <w:rsid w:val="007C5F68"/>
    <w:rsid w:val="007C6384"/>
    <w:rsid w:val="007C6A96"/>
    <w:rsid w:val="007C6C0F"/>
    <w:rsid w:val="007D4849"/>
    <w:rsid w:val="007D5B06"/>
    <w:rsid w:val="007D5B0B"/>
    <w:rsid w:val="007D625E"/>
    <w:rsid w:val="007D62CB"/>
    <w:rsid w:val="007D651A"/>
    <w:rsid w:val="007D7086"/>
    <w:rsid w:val="007E0BFA"/>
    <w:rsid w:val="007E0C71"/>
    <w:rsid w:val="007E0C7E"/>
    <w:rsid w:val="007E0F89"/>
    <w:rsid w:val="007E1518"/>
    <w:rsid w:val="007E2940"/>
    <w:rsid w:val="007E2F58"/>
    <w:rsid w:val="007E35F5"/>
    <w:rsid w:val="007E36D0"/>
    <w:rsid w:val="007E49EB"/>
    <w:rsid w:val="007E4DDD"/>
    <w:rsid w:val="007E54EE"/>
    <w:rsid w:val="007E6150"/>
    <w:rsid w:val="007E7292"/>
    <w:rsid w:val="007E72BF"/>
    <w:rsid w:val="007F1DFE"/>
    <w:rsid w:val="007F365E"/>
    <w:rsid w:val="007F37B8"/>
    <w:rsid w:val="007F3C7F"/>
    <w:rsid w:val="007F466E"/>
    <w:rsid w:val="007F78FE"/>
    <w:rsid w:val="00800AD5"/>
    <w:rsid w:val="008020B8"/>
    <w:rsid w:val="0080214C"/>
    <w:rsid w:val="0080272E"/>
    <w:rsid w:val="00802D2B"/>
    <w:rsid w:val="00803919"/>
    <w:rsid w:val="00804623"/>
    <w:rsid w:val="00805171"/>
    <w:rsid w:val="00805D4B"/>
    <w:rsid w:val="008066BE"/>
    <w:rsid w:val="00810551"/>
    <w:rsid w:val="00810F2D"/>
    <w:rsid w:val="008135D4"/>
    <w:rsid w:val="00813B90"/>
    <w:rsid w:val="00813BB5"/>
    <w:rsid w:val="00815565"/>
    <w:rsid w:val="008174B9"/>
    <w:rsid w:val="00820A0A"/>
    <w:rsid w:val="00820B1C"/>
    <w:rsid w:val="00821E88"/>
    <w:rsid w:val="00822A01"/>
    <w:rsid w:val="008248B3"/>
    <w:rsid w:val="00825433"/>
    <w:rsid w:val="00825E47"/>
    <w:rsid w:val="008302CF"/>
    <w:rsid w:val="00831797"/>
    <w:rsid w:val="00831E80"/>
    <w:rsid w:val="00834D52"/>
    <w:rsid w:val="00835FA4"/>
    <w:rsid w:val="00837557"/>
    <w:rsid w:val="0083796F"/>
    <w:rsid w:val="00840B0A"/>
    <w:rsid w:val="008413DE"/>
    <w:rsid w:val="008433D3"/>
    <w:rsid w:val="0084383A"/>
    <w:rsid w:val="00844F44"/>
    <w:rsid w:val="00847A38"/>
    <w:rsid w:val="00851BDF"/>
    <w:rsid w:val="00851BFE"/>
    <w:rsid w:val="00851C9A"/>
    <w:rsid w:val="00852F1D"/>
    <w:rsid w:val="00854631"/>
    <w:rsid w:val="00855D47"/>
    <w:rsid w:val="00856854"/>
    <w:rsid w:val="00857A67"/>
    <w:rsid w:val="00860EB8"/>
    <w:rsid w:val="00861184"/>
    <w:rsid w:val="00861BD1"/>
    <w:rsid w:val="00862F2F"/>
    <w:rsid w:val="00863DD3"/>
    <w:rsid w:val="00867F2C"/>
    <w:rsid w:val="0087013F"/>
    <w:rsid w:val="00871615"/>
    <w:rsid w:val="00874FE5"/>
    <w:rsid w:val="008750B5"/>
    <w:rsid w:val="00875681"/>
    <w:rsid w:val="00875E81"/>
    <w:rsid w:val="00876C34"/>
    <w:rsid w:val="008807E2"/>
    <w:rsid w:val="008815F7"/>
    <w:rsid w:val="00882700"/>
    <w:rsid w:val="008841C0"/>
    <w:rsid w:val="00884B36"/>
    <w:rsid w:val="00884EEB"/>
    <w:rsid w:val="00885AFA"/>
    <w:rsid w:val="00885F6A"/>
    <w:rsid w:val="00886A11"/>
    <w:rsid w:val="00890220"/>
    <w:rsid w:val="00890282"/>
    <w:rsid w:val="00890391"/>
    <w:rsid w:val="0089078E"/>
    <w:rsid w:val="00891B55"/>
    <w:rsid w:val="00892207"/>
    <w:rsid w:val="00892C4D"/>
    <w:rsid w:val="00892E15"/>
    <w:rsid w:val="008A08F4"/>
    <w:rsid w:val="008A0FD2"/>
    <w:rsid w:val="008A44DF"/>
    <w:rsid w:val="008A5742"/>
    <w:rsid w:val="008A7695"/>
    <w:rsid w:val="008B0EA2"/>
    <w:rsid w:val="008B14ED"/>
    <w:rsid w:val="008B38DD"/>
    <w:rsid w:val="008B3A5C"/>
    <w:rsid w:val="008B4AA5"/>
    <w:rsid w:val="008B5492"/>
    <w:rsid w:val="008B7993"/>
    <w:rsid w:val="008C15EE"/>
    <w:rsid w:val="008C22F0"/>
    <w:rsid w:val="008C3408"/>
    <w:rsid w:val="008C4070"/>
    <w:rsid w:val="008C4073"/>
    <w:rsid w:val="008C511A"/>
    <w:rsid w:val="008C6454"/>
    <w:rsid w:val="008C79F9"/>
    <w:rsid w:val="008D0B56"/>
    <w:rsid w:val="008D1202"/>
    <w:rsid w:val="008D2645"/>
    <w:rsid w:val="008D381B"/>
    <w:rsid w:val="008D4393"/>
    <w:rsid w:val="008D54B8"/>
    <w:rsid w:val="008D645B"/>
    <w:rsid w:val="008D6B4C"/>
    <w:rsid w:val="008E0265"/>
    <w:rsid w:val="008E0745"/>
    <w:rsid w:val="008E2A8E"/>
    <w:rsid w:val="008E3906"/>
    <w:rsid w:val="008E62E2"/>
    <w:rsid w:val="008E642F"/>
    <w:rsid w:val="008E7889"/>
    <w:rsid w:val="008E79EE"/>
    <w:rsid w:val="008E7C50"/>
    <w:rsid w:val="008F169C"/>
    <w:rsid w:val="008F2830"/>
    <w:rsid w:val="008F3DC7"/>
    <w:rsid w:val="008F7375"/>
    <w:rsid w:val="00900875"/>
    <w:rsid w:val="00900C63"/>
    <w:rsid w:val="009013B2"/>
    <w:rsid w:val="0090236A"/>
    <w:rsid w:val="009026DA"/>
    <w:rsid w:val="00903DA6"/>
    <w:rsid w:val="00904D31"/>
    <w:rsid w:val="009066BC"/>
    <w:rsid w:val="00912140"/>
    <w:rsid w:val="0091400D"/>
    <w:rsid w:val="00914C59"/>
    <w:rsid w:val="00915EC7"/>
    <w:rsid w:val="009170C4"/>
    <w:rsid w:val="009175C3"/>
    <w:rsid w:val="00917828"/>
    <w:rsid w:val="009201E5"/>
    <w:rsid w:val="0092152A"/>
    <w:rsid w:val="0092153D"/>
    <w:rsid w:val="00922F97"/>
    <w:rsid w:val="009235EE"/>
    <w:rsid w:val="009237DF"/>
    <w:rsid w:val="00923FAC"/>
    <w:rsid w:val="009254FB"/>
    <w:rsid w:val="00926483"/>
    <w:rsid w:val="009274E3"/>
    <w:rsid w:val="0093038A"/>
    <w:rsid w:val="009303E5"/>
    <w:rsid w:val="00933F05"/>
    <w:rsid w:val="00934830"/>
    <w:rsid w:val="00934B08"/>
    <w:rsid w:val="00935264"/>
    <w:rsid w:val="00935563"/>
    <w:rsid w:val="00936040"/>
    <w:rsid w:val="00936C81"/>
    <w:rsid w:val="00937168"/>
    <w:rsid w:val="00937FC1"/>
    <w:rsid w:val="0094056E"/>
    <w:rsid w:val="00940E6F"/>
    <w:rsid w:val="00941588"/>
    <w:rsid w:val="009415E5"/>
    <w:rsid w:val="00941F3C"/>
    <w:rsid w:val="009423BA"/>
    <w:rsid w:val="00943640"/>
    <w:rsid w:val="00944572"/>
    <w:rsid w:val="009446A5"/>
    <w:rsid w:val="00944BC1"/>
    <w:rsid w:val="00950032"/>
    <w:rsid w:val="009519C1"/>
    <w:rsid w:val="00952111"/>
    <w:rsid w:val="00952C0D"/>
    <w:rsid w:val="009537CF"/>
    <w:rsid w:val="00953B06"/>
    <w:rsid w:val="00954E34"/>
    <w:rsid w:val="00955BC6"/>
    <w:rsid w:val="00957454"/>
    <w:rsid w:val="00957FD7"/>
    <w:rsid w:val="009606DB"/>
    <w:rsid w:val="00960907"/>
    <w:rsid w:val="00961FE8"/>
    <w:rsid w:val="00962073"/>
    <w:rsid w:val="009629C3"/>
    <w:rsid w:val="00962AB2"/>
    <w:rsid w:val="00963299"/>
    <w:rsid w:val="00963F53"/>
    <w:rsid w:val="00964D52"/>
    <w:rsid w:val="00966574"/>
    <w:rsid w:val="0096763F"/>
    <w:rsid w:val="00976598"/>
    <w:rsid w:val="00976D11"/>
    <w:rsid w:val="009848BE"/>
    <w:rsid w:val="00987854"/>
    <w:rsid w:val="00990108"/>
    <w:rsid w:val="00991B00"/>
    <w:rsid w:val="009965AF"/>
    <w:rsid w:val="00997397"/>
    <w:rsid w:val="009978B2"/>
    <w:rsid w:val="00997DE7"/>
    <w:rsid w:val="009A2225"/>
    <w:rsid w:val="009A5D60"/>
    <w:rsid w:val="009A6B88"/>
    <w:rsid w:val="009B03E0"/>
    <w:rsid w:val="009B140B"/>
    <w:rsid w:val="009B1F5A"/>
    <w:rsid w:val="009B4ECF"/>
    <w:rsid w:val="009B6065"/>
    <w:rsid w:val="009B6C41"/>
    <w:rsid w:val="009B769A"/>
    <w:rsid w:val="009C02B5"/>
    <w:rsid w:val="009C0511"/>
    <w:rsid w:val="009C07AA"/>
    <w:rsid w:val="009C2DD2"/>
    <w:rsid w:val="009C37A3"/>
    <w:rsid w:val="009C5F05"/>
    <w:rsid w:val="009C689D"/>
    <w:rsid w:val="009C7EA0"/>
    <w:rsid w:val="009D0FF5"/>
    <w:rsid w:val="009D1B6E"/>
    <w:rsid w:val="009D1EF3"/>
    <w:rsid w:val="009D74A0"/>
    <w:rsid w:val="009D7FC3"/>
    <w:rsid w:val="009E08ED"/>
    <w:rsid w:val="009E0A08"/>
    <w:rsid w:val="009E23A3"/>
    <w:rsid w:val="009E39E6"/>
    <w:rsid w:val="009E57C9"/>
    <w:rsid w:val="009E6B9D"/>
    <w:rsid w:val="009F0027"/>
    <w:rsid w:val="009F18BD"/>
    <w:rsid w:val="009F1E28"/>
    <w:rsid w:val="009F310E"/>
    <w:rsid w:val="009F3FD2"/>
    <w:rsid w:val="009F73C1"/>
    <w:rsid w:val="00A00C66"/>
    <w:rsid w:val="00A00ED8"/>
    <w:rsid w:val="00A0258A"/>
    <w:rsid w:val="00A03A9B"/>
    <w:rsid w:val="00A043C8"/>
    <w:rsid w:val="00A044CC"/>
    <w:rsid w:val="00A04FFC"/>
    <w:rsid w:val="00A068BC"/>
    <w:rsid w:val="00A11252"/>
    <w:rsid w:val="00A11F7E"/>
    <w:rsid w:val="00A1225C"/>
    <w:rsid w:val="00A125B5"/>
    <w:rsid w:val="00A12725"/>
    <w:rsid w:val="00A13304"/>
    <w:rsid w:val="00A14444"/>
    <w:rsid w:val="00A1600D"/>
    <w:rsid w:val="00A20525"/>
    <w:rsid w:val="00A20CE7"/>
    <w:rsid w:val="00A2142F"/>
    <w:rsid w:val="00A22688"/>
    <w:rsid w:val="00A23355"/>
    <w:rsid w:val="00A243F1"/>
    <w:rsid w:val="00A25BDC"/>
    <w:rsid w:val="00A2608D"/>
    <w:rsid w:val="00A30516"/>
    <w:rsid w:val="00A309E2"/>
    <w:rsid w:val="00A31A12"/>
    <w:rsid w:val="00A3467E"/>
    <w:rsid w:val="00A3603C"/>
    <w:rsid w:val="00A36307"/>
    <w:rsid w:val="00A376E5"/>
    <w:rsid w:val="00A41483"/>
    <w:rsid w:val="00A43070"/>
    <w:rsid w:val="00A4343E"/>
    <w:rsid w:val="00A436FA"/>
    <w:rsid w:val="00A43A0D"/>
    <w:rsid w:val="00A44175"/>
    <w:rsid w:val="00A446B7"/>
    <w:rsid w:val="00A44C4A"/>
    <w:rsid w:val="00A44F22"/>
    <w:rsid w:val="00A4698E"/>
    <w:rsid w:val="00A50A9F"/>
    <w:rsid w:val="00A52984"/>
    <w:rsid w:val="00A52CE4"/>
    <w:rsid w:val="00A53206"/>
    <w:rsid w:val="00A554D8"/>
    <w:rsid w:val="00A55BAA"/>
    <w:rsid w:val="00A5628E"/>
    <w:rsid w:val="00A569D0"/>
    <w:rsid w:val="00A61C80"/>
    <w:rsid w:val="00A64663"/>
    <w:rsid w:val="00A66073"/>
    <w:rsid w:val="00A66286"/>
    <w:rsid w:val="00A67B73"/>
    <w:rsid w:val="00A67D3E"/>
    <w:rsid w:val="00A712CC"/>
    <w:rsid w:val="00A72D17"/>
    <w:rsid w:val="00A73BB4"/>
    <w:rsid w:val="00A74A70"/>
    <w:rsid w:val="00A75C6B"/>
    <w:rsid w:val="00A76F08"/>
    <w:rsid w:val="00A778F6"/>
    <w:rsid w:val="00A77C62"/>
    <w:rsid w:val="00A80276"/>
    <w:rsid w:val="00A81227"/>
    <w:rsid w:val="00A8125A"/>
    <w:rsid w:val="00A819EE"/>
    <w:rsid w:val="00A82239"/>
    <w:rsid w:val="00A8358F"/>
    <w:rsid w:val="00A84169"/>
    <w:rsid w:val="00A86350"/>
    <w:rsid w:val="00A9022B"/>
    <w:rsid w:val="00A91BD6"/>
    <w:rsid w:val="00A925C8"/>
    <w:rsid w:val="00A928B5"/>
    <w:rsid w:val="00A92B45"/>
    <w:rsid w:val="00A9481B"/>
    <w:rsid w:val="00A95A67"/>
    <w:rsid w:val="00A96831"/>
    <w:rsid w:val="00AA01EF"/>
    <w:rsid w:val="00AA04A1"/>
    <w:rsid w:val="00AA0E80"/>
    <w:rsid w:val="00AA1563"/>
    <w:rsid w:val="00AA29AA"/>
    <w:rsid w:val="00AA50C8"/>
    <w:rsid w:val="00AA7EF8"/>
    <w:rsid w:val="00AA7FB8"/>
    <w:rsid w:val="00AB0587"/>
    <w:rsid w:val="00AB0C10"/>
    <w:rsid w:val="00AB1D6B"/>
    <w:rsid w:val="00AB2A35"/>
    <w:rsid w:val="00AB2B28"/>
    <w:rsid w:val="00AB41B7"/>
    <w:rsid w:val="00AB5531"/>
    <w:rsid w:val="00AB7BC4"/>
    <w:rsid w:val="00AC0802"/>
    <w:rsid w:val="00AC104B"/>
    <w:rsid w:val="00AC10AC"/>
    <w:rsid w:val="00AC15C4"/>
    <w:rsid w:val="00AC4885"/>
    <w:rsid w:val="00AC4B45"/>
    <w:rsid w:val="00AC4DE6"/>
    <w:rsid w:val="00AC5256"/>
    <w:rsid w:val="00AC614F"/>
    <w:rsid w:val="00AC630E"/>
    <w:rsid w:val="00AC6AF7"/>
    <w:rsid w:val="00AC737E"/>
    <w:rsid w:val="00AD28BF"/>
    <w:rsid w:val="00AD3267"/>
    <w:rsid w:val="00AD35E0"/>
    <w:rsid w:val="00AD3A7C"/>
    <w:rsid w:val="00AD3E93"/>
    <w:rsid w:val="00AD5618"/>
    <w:rsid w:val="00AD59B7"/>
    <w:rsid w:val="00AD671C"/>
    <w:rsid w:val="00AE11EB"/>
    <w:rsid w:val="00AE1D7D"/>
    <w:rsid w:val="00AE2895"/>
    <w:rsid w:val="00AE2CCB"/>
    <w:rsid w:val="00AE7F44"/>
    <w:rsid w:val="00AF01E5"/>
    <w:rsid w:val="00AF08FB"/>
    <w:rsid w:val="00AF2565"/>
    <w:rsid w:val="00AF3157"/>
    <w:rsid w:val="00AF4075"/>
    <w:rsid w:val="00AF4478"/>
    <w:rsid w:val="00AF4D38"/>
    <w:rsid w:val="00AF561E"/>
    <w:rsid w:val="00AF67A5"/>
    <w:rsid w:val="00AF71A0"/>
    <w:rsid w:val="00B001FD"/>
    <w:rsid w:val="00B025BA"/>
    <w:rsid w:val="00B030F4"/>
    <w:rsid w:val="00B032E0"/>
    <w:rsid w:val="00B04729"/>
    <w:rsid w:val="00B05375"/>
    <w:rsid w:val="00B05464"/>
    <w:rsid w:val="00B0586B"/>
    <w:rsid w:val="00B05FE0"/>
    <w:rsid w:val="00B075DB"/>
    <w:rsid w:val="00B12707"/>
    <w:rsid w:val="00B1298C"/>
    <w:rsid w:val="00B1426C"/>
    <w:rsid w:val="00B15A19"/>
    <w:rsid w:val="00B16FA1"/>
    <w:rsid w:val="00B208C6"/>
    <w:rsid w:val="00B209C9"/>
    <w:rsid w:val="00B2155C"/>
    <w:rsid w:val="00B21C4D"/>
    <w:rsid w:val="00B2215F"/>
    <w:rsid w:val="00B22210"/>
    <w:rsid w:val="00B226CE"/>
    <w:rsid w:val="00B2341C"/>
    <w:rsid w:val="00B25E1A"/>
    <w:rsid w:val="00B27139"/>
    <w:rsid w:val="00B3052F"/>
    <w:rsid w:val="00B32C2C"/>
    <w:rsid w:val="00B36AF3"/>
    <w:rsid w:val="00B36E78"/>
    <w:rsid w:val="00B36EF4"/>
    <w:rsid w:val="00B41A1D"/>
    <w:rsid w:val="00B41D64"/>
    <w:rsid w:val="00B432FF"/>
    <w:rsid w:val="00B43E33"/>
    <w:rsid w:val="00B46F29"/>
    <w:rsid w:val="00B47468"/>
    <w:rsid w:val="00B474F9"/>
    <w:rsid w:val="00B51325"/>
    <w:rsid w:val="00B524BD"/>
    <w:rsid w:val="00B53372"/>
    <w:rsid w:val="00B549E7"/>
    <w:rsid w:val="00B55320"/>
    <w:rsid w:val="00B5583B"/>
    <w:rsid w:val="00B55BE2"/>
    <w:rsid w:val="00B55C9A"/>
    <w:rsid w:val="00B56463"/>
    <w:rsid w:val="00B5680A"/>
    <w:rsid w:val="00B608EE"/>
    <w:rsid w:val="00B62DE2"/>
    <w:rsid w:val="00B63391"/>
    <w:rsid w:val="00B65457"/>
    <w:rsid w:val="00B65F52"/>
    <w:rsid w:val="00B71894"/>
    <w:rsid w:val="00B71C93"/>
    <w:rsid w:val="00B73FFD"/>
    <w:rsid w:val="00B7479B"/>
    <w:rsid w:val="00B75CA5"/>
    <w:rsid w:val="00B80243"/>
    <w:rsid w:val="00B81E5C"/>
    <w:rsid w:val="00B86427"/>
    <w:rsid w:val="00B86A48"/>
    <w:rsid w:val="00B86F39"/>
    <w:rsid w:val="00B877D7"/>
    <w:rsid w:val="00B90575"/>
    <w:rsid w:val="00B90ABB"/>
    <w:rsid w:val="00B91DBD"/>
    <w:rsid w:val="00B91E90"/>
    <w:rsid w:val="00B939E7"/>
    <w:rsid w:val="00B96741"/>
    <w:rsid w:val="00BA0262"/>
    <w:rsid w:val="00BA1B0E"/>
    <w:rsid w:val="00BA2BA6"/>
    <w:rsid w:val="00BA2D00"/>
    <w:rsid w:val="00BA47E2"/>
    <w:rsid w:val="00BA4B49"/>
    <w:rsid w:val="00BA6664"/>
    <w:rsid w:val="00BB0138"/>
    <w:rsid w:val="00BB238B"/>
    <w:rsid w:val="00BB25A6"/>
    <w:rsid w:val="00BB3027"/>
    <w:rsid w:val="00BB3FE0"/>
    <w:rsid w:val="00BB4DA9"/>
    <w:rsid w:val="00BB7C9D"/>
    <w:rsid w:val="00BC125C"/>
    <w:rsid w:val="00BC1F9C"/>
    <w:rsid w:val="00BC3C19"/>
    <w:rsid w:val="00BC3FB8"/>
    <w:rsid w:val="00BC4C42"/>
    <w:rsid w:val="00BD0380"/>
    <w:rsid w:val="00BD08F6"/>
    <w:rsid w:val="00BD433B"/>
    <w:rsid w:val="00BD7B9C"/>
    <w:rsid w:val="00BE12C0"/>
    <w:rsid w:val="00BE193E"/>
    <w:rsid w:val="00BE47A2"/>
    <w:rsid w:val="00BE4935"/>
    <w:rsid w:val="00BE5320"/>
    <w:rsid w:val="00BE54E3"/>
    <w:rsid w:val="00BE5EA8"/>
    <w:rsid w:val="00BE75A1"/>
    <w:rsid w:val="00BF1657"/>
    <w:rsid w:val="00BF3295"/>
    <w:rsid w:val="00BF4443"/>
    <w:rsid w:val="00BF51E4"/>
    <w:rsid w:val="00BF54B7"/>
    <w:rsid w:val="00BF7E0C"/>
    <w:rsid w:val="00C016DB"/>
    <w:rsid w:val="00C02783"/>
    <w:rsid w:val="00C034DB"/>
    <w:rsid w:val="00C0442A"/>
    <w:rsid w:val="00C057C4"/>
    <w:rsid w:val="00C05D91"/>
    <w:rsid w:val="00C06773"/>
    <w:rsid w:val="00C0742C"/>
    <w:rsid w:val="00C0751E"/>
    <w:rsid w:val="00C10C83"/>
    <w:rsid w:val="00C14367"/>
    <w:rsid w:val="00C1541A"/>
    <w:rsid w:val="00C16DD9"/>
    <w:rsid w:val="00C1702F"/>
    <w:rsid w:val="00C172E1"/>
    <w:rsid w:val="00C21505"/>
    <w:rsid w:val="00C21F18"/>
    <w:rsid w:val="00C22BC0"/>
    <w:rsid w:val="00C22F12"/>
    <w:rsid w:val="00C25270"/>
    <w:rsid w:val="00C27022"/>
    <w:rsid w:val="00C30E19"/>
    <w:rsid w:val="00C31BC3"/>
    <w:rsid w:val="00C358BA"/>
    <w:rsid w:val="00C35DB7"/>
    <w:rsid w:val="00C36F41"/>
    <w:rsid w:val="00C40741"/>
    <w:rsid w:val="00C40AE1"/>
    <w:rsid w:val="00C430FB"/>
    <w:rsid w:val="00C4431D"/>
    <w:rsid w:val="00C459E0"/>
    <w:rsid w:val="00C4619A"/>
    <w:rsid w:val="00C46C1C"/>
    <w:rsid w:val="00C47550"/>
    <w:rsid w:val="00C47813"/>
    <w:rsid w:val="00C530EA"/>
    <w:rsid w:val="00C5466C"/>
    <w:rsid w:val="00C54F79"/>
    <w:rsid w:val="00C5784B"/>
    <w:rsid w:val="00C6151E"/>
    <w:rsid w:val="00C63376"/>
    <w:rsid w:val="00C6359E"/>
    <w:rsid w:val="00C63917"/>
    <w:rsid w:val="00C63D9A"/>
    <w:rsid w:val="00C65AFB"/>
    <w:rsid w:val="00C74BC6"/>
    <w:rsid w:val="00C74C9A"/>
    <w:rsid w:val="00C76DCE"/>
    <w:rsid w:val="00C80F87"/>
    <w:rsid w:val="00C8244A"/>
    <w:rsid w:val="00C848B2"/>
    <w:rsid w:val="00C94087"/>
    <w:rsid w:val="00C96671"/>
    <w:rsid w:val="00C96D56"/>
    <w:rsid w:val="00CA09F2"/>
    <w:rsid w:val="00CA1DE9"/>
    <w:rsid w:val="00CA1FFD"/>
    <w:rsid w:val="00CA49DF"/>
    <w:rsid w:val="00CA4B05"/>
    <w:rsid w:val="00CA53BF"/>
    <w:rsid w:val="00CA7830"/>
    <w:rsid w:val="00CB04E4"/>
    <w:rsid w:val="00CB14B6"/>
    <w:rsid w:val="00CB5267"/>
    <w:rsid w:val="00CB6F76"/>
    <w:rsid w:val="00CB7A4F"/>
    <w:rsid w:val="00CB7B57"/>
    <w:rsid w:val="00CC04F6"/>
    <w:rsid w:val="00CC1101"/>
    <w:rsid w:val="00CC32D1"/>
    <w:rsid w:val="00CC692D"/>
    <w:rsid w:val="00CC6E46"/>
    <w:rsid w:val="00CC6ECF"/>
    <w:rsid w:val="00CD0EEF"/>
    <w:rsid w:val="00CD3261"/>
    <w:rsid w:val="00CD3986"/>
    <w:rsid w:val="00CD4FBC"/>
    <w:rsid w:val="00CD61D7"/>
    <w:rsid w:val="00CD76E9"/>
    <w:rsid w:val="00CD7FD3"/>
    <w:rsid w:val="00CE1314"/>
    <w:rsid w:val="00CE1A0E"/>
    <w:rsid w:val="00CE1CE2"/>
    <w:rsid w:val="00CE3736"/>
    <w:rsid w:val="00CE37B7"/>
    <w:rsid w:val="00CE3A29"/>
    <w:rsid w:val="00CE52E9"/>
    <w:rsid w:val="00CE56CE"/>
    <w:rsid w:val="00CE59F2"/>
    <w:rsid w:val="00CE5D49"/>
    <w:rsid w:val="00CF034D"/>
    <w:rsid w:val="00CF06E6"/>
    <w:rsid w:val="00CF21C4"/>
    <w:rsid w:val="00CF268F"/>
    <w:rsid w:val="00CF2A70"/>
    <w:rsid w:val="00CF2D1F"/>
    <w:rsid w:val="00CF3CF7"/>
    <w:rsid w:val="00CF4862"/>
    <w:rsid w:val="00CF4D79"/>
    <w:rsid w:val="00CF5363"/>
    <w:rsid w:val="00CF6DB4"/>
    <w:rsid w:val="00CF759F"/>
    <w:rsid w:val="00CF78B1"/>
    <w:rsid w:val="00D02858"/>
    <w:rsid w:val="00D056E3"/>
    <w:rsid w:val="00D114EF"/>
    <w:rsid w:val="00D1152C"/>
    <w:rsid w:val="00D125A1"/>
    <w:rsid w:val="00D12E11"/>
    <w:rsid w:val="00D151B8"/>
    <w:rsid w:val="00D1542E"/>
    <w:rsid w:val="00D17446"/>
    <w:rsid w:val="00D22261"/>
    <w:rsid w:val="00D22B86"/>
    <w:rsid w:val="00D22CC2"/>
    <w:rsid w:val="00D22DB4"/>
    <w:rsid w:val="00D23F4E"/>
    <w:rsid w:val="00D2488E"/>
    <w:rsid w:val="00D252F0"/>
    <w:rsid w:val="00D27B93"/>
    <w:rsid w:val="00D27C83"/>
    <w:rsid w:val="00D3061D"/>
    <w:rsid w:val="00D3216B"/>
    <w:rsid w:val="00D323DC"/>
    <w:rsid w:val="00D33587"/>
    <w:rsid w:val="00D33C41"/>
    <w:rsid w:val="00D37020"/>
    <w:rsid w:val="00D37174"/>
    <w:rsid w:val="00D37EB1"/>
    <w:rsid w:val="00D400DB"/>
    <w:rsid w:val="00D40DFD"/>
    <w:rsid w:val="00D4169E"/>
    <w:rsid w:val="00D41DF6"/>
    <w:rsid w:val="00D42661"/>
    <w:rsid w:val="00D42C19"/>
    <w:rsid w:val="00D43ADC"/>
    <w:rsid w:val="00D4414B"/>
    <w:rsid w:val="00D45712"/>
    <w:rsid w:val="00D46D14"/>
    <w:rsid w:val="00D522CE"/>
    <w:rsid w:val="00D5444B"/>
    <w:rsid w:val="00D550D4"/>
    <w:rsid w:val="00D55FE5"/>
    <w:rsid w:val="00D56334"/>
    <w:rsid w:val="00D56DCD"/>
    <w:rsid w:val="00D56EE9"/>
    <w:rsid w:val="00D61847"/>
    <w:rsid w:val="00D66A02"/>
    <w:rsid w:val="00D67086"/>
    <w:rsid w:val="00D6761A"/>
    <w:rsid w:val="00D679D8"/>
    <w:rsid w:val="00D70B6B"/>
    <w:rsid w:val="00D719E2"/>
    <w:rsid w:val="00D72B34"/>
    <w:rsid w:val="00D72DF8"/>
    <w:rsid w:val="00D740C0"/>
    <w:rsid w:val="00D759EF"/>
    <w:rsid w:val="00D76329"/>
    <w:rsid w:val="00D76F9D"/>
    <w:rsid w:val="00D77DA2"/>
    <w:rsid w:val="00D81F92"/>
    <w:rsid w:val="00D821BA"/>
    <w:rsid w:val="00D829D0"/>
    <w:rsid w:val="00D82D02"/>
    <w:rsid w:val="00D850D2"/>
    <w:rsid w:val="00D85198"/>
    <w:rsid w:val="00D858C0"/>
    <w:rsid w:val="00D85EF2"/>
    <w:rsid w:val="00D863A7"/>
    <w:rsid w:val="00D86D16"/>
    <w:rsid w:val="00D87EE7"/>
    <w:rsid w:val="00D90A83"/>
    <w:rsid w:val="00D90C10"/>
    <w:rsid w:val="00D90FDC"/>
    <w:rsid w:val="00D92BB3"/>
    <w:rsid w:val="00D92CD7"/>
    <w:rsid w:val="00D92F5A"/>
    <w:rsid w:val="00D93188"/>
    <w:rsid w:val="00D932B8"/>
    <w:rsid w:val="00D963FA"/>
    <w:rsid w:val="00DA0D19"/>
    <w:rsid w:val="00DA0F2E"/>
    <w:rsid w:val="00DA2576"/>
    <w:rsid w:val="00DA3A68"/>
    <w:rsid w:val="00DA3D37"/>
    <w:rsid w:val="00DA5283"/>
    <w:rsid w:val="00DA6CE5"/>
    <w:rsid w:val="00DA7A33"/>
    <w:rsid w:val="00DB0BB9"/>
    <w:rsid w:val="00DB175A"/>
    <w:rsid w:val="00DB1C3B"/>
    <w:rsid w:val="00DB1E41"/>
    <w:rsid w:val="00DB31E3"/>
    <w:rsid w:val="00DB66ED"/>
    <w:rsid w:val="00DC00DE"/>
    <w:rsid w:val="00DC044C"/>
    <w:rsid w:val="00DC1E33"/>
    <w:rsid w:val="00DC24FB"/>
    <w:rsid w:val="00DC4B9E"/>
    <w:rsid w:val="00DC4E7B"/>
    <w:rsid w:val="00DC526F"/>
    <w:rsid w:val="00DC55E7"/>
    <w:rsid w:val="00DC56CF"/>
    <w:rsid w:val="00DC5AA7"/>
    <w:rsid w:val="00DC724A"/>
    <w:rsid w:val="00DD0242"/>
    <w:rsid w:val="00DD2BB8"/>
    <w:rsid w:val="00DD2C11"/>
    <w:rsid w:val="00DD40F2"/>
    <w:rsid w:val="00DD56E3"/>
    <w:rsid w:val="00DD6A0A"/>
    <w:rsid w:val="00DE2499"/>
    <w:rsid w:val="00DE2633"/>
    <w:rsid w:val="00DE3B00"/>
    <w:rsid w:val="00DE4016"/>
    <w:rsid w:val="00DE5AE5"/>
    <w:rsid w:val="00DE7D82"/>
    <w:rsid w:val="00DF09AF"/>
    <w:rsid w:val="00DF1317"/>
    <w:rsid w:val="00DF157B"/>
    <w:rsid w:val="00DF18CF"/>
    <w:rsid w:val="00DF2362"/>
    <w:rsid w:val="00DF45C9"/>
    <w:rsid w:val="00DF4815"/>
    <w:rsid w:val="00DF5554"/>
    <w:rsid w:val="00DF68D9"/>
    <w:rsid w:val="00DF6F34"/>
    <w:rsid w:val="00DF7F98"/>
    <w:rsid w:val="00E00E78"/>
    <w:rsid w:val="00E011F8"/>
    <w:rsid w:val="00E01376"/>
    <w:rsid w:val="00E01925"/>
    <w:rsid w:val="00E0224C"/>
    <w:rsid w:val="00E03C20"/>
    <w:rsid w:val="00E03FF6"/>
    <w:rsid w:val="00E0453A"/>
    <w:rsid w:val="00E0514E"/>
    <w:rsid w:val="00E058CA"/>
    <w:rsid w:val="00E0694B"/>
    <w:rsid w:val="00E101E2"/>
    <w:rsid w:val="00E10263"/>
    <w:rsid w:val="00E11482"/>
    <w:rsid w:val="00E12515"/>
    <w:rsid w:val="00E13244"/>
    <w:rsid w:val="00E13CF2"/>
    <w:rsid w:val="00E13F83"/>
    <w:rsid w:val="00E16274"/>
    <w:rsid w:val="00E16BCE"/>
    <w:rsid w:val="00E17611"/>
    <w:rsid w:val="00E2147B"/>
    <w:rsid w:val="00E26A78"/>
    <w:rsid w:val="00E27222"/>
    <w:rsid w:val="00E27BDB"/>
    <w:rsid w:val="00E30CFD"/>
    <w:rsid w:val="00E31691"/>
    <w:rsid w:val="00E31F66"/>
    <w:rsid w:val="00E325DC"/>
    <w:rsid w:val="00E32834"/>
    <w:rsid w:val="00E3325D"/>
    <w:rsid w:val="00E34184"/>
    <w:rsid w:val="00E4030B"/>
    <w:rsid w:val="00E40706"/>
    <w:rsid w:val="00E409E8"/>
    <w:rsid w:val="00E42792"/>
    <w:rsid w:val="00E45451"/>
    <w:rsid w:val="00E457A6"/>
    <w:rsid w:val="00E45BDE"/>
    <w:rsid w:val="00E45C6C"/>
    <w:rsid w:val="00E46900"/>
    <w:rsid w:val="00E46989"/>
    <w:rsid w:val="00E46D4F"/>
    <w:rsid w:val="00E4703D"/>
    <w:rsid w:val="00E5342D"/>
    <w:rsid w:val="00E5365F"/>
    <w:rsid w:val="00E5447E"/>
    <w:rsid w:val="00E55C80"/>
    <w:rsid w:val="00E56C98"/>
    <w:rsid w:val="00E60075"/>
    <w:rsid w:val="00E6088C"/>
    <w:rsid w:val="00E61A7D"/>
    <w:rsid w:val="00E63D56"/>
    <w:rsid w:val="00E64EB5"/>
    <w:rsid w:val="00E656F5"/>
    <w:rsid w:val="00E659C0"/>
    <w:rsid w:val="00E65DA6"/>
    <w:rsid w:val="00E6644D"/>
    <w:rsid w:val="00E66760"/>
    <w:rsid w:val="00E66835"/>
    <w:rsid w:val="00E6780F"/>
    <w:rsid w:val="00E7014F"/>
    <w:rsid w:val="00E702C2"/>
    <w:rsid w:val="00E70AD4"/>
    <w:rsid w:val="00E711DF"/>
    <w:rsid w:val="00E71274"/>
    <w:rsid w:val="00E71669"/>
    <w:rsid w:val="00E7298B"/>
    <w:rsid w:val="00E72A71"/>
    <w:rsid w:val="00E74FC6"/>
    <w:rsid w:val="00E75E4A"/>
    <w:rsid w:val="00E77048"/>
    <w:rsid w:val="00E7758D"/>
    <w:rsid w:val="00E80322"/>
    <w:rsid w:val="00E8090D"/>
    <w:rsid w:val="00E80AE8"/>
    <w:rsid w:val="00E80C14"/>
    <w:rsid w:val="00E816EB"/>
    <w:rsid w:val="00E81D0F"/>
    <w:rsid w:val="00E82DD9"/>
    <w:rsid w:val="00E83B8F"/>
    <w:rsid w:val="00E848EC"/>
    <w:rsid w:val="00E86BF3"/>
    <w:rsid w:val="00E87C7F"/>
    <w:rsid w:val="00E908D4"/>
    <w:rsid w:val="00E90FFC"/>
    <w:rsid w:val="00E9215B"/>
    <w:rsid w:val="00E9228C"/>
    <w:rsid w:val="00E93195"/>
    <w:rsid w:val="00E93727"/>
    <w:rsid w:val="00E93BFD"/>
    <w:rsid w:val="00E95E8E"/>
    <w:rsid w:val="00E96A2D"/>
    <w:rsid w:val="00E978EB"/>
    <w:rsid w:val="00EA0AB4"/>
    <w:rsid w:val="00EA197C"/>
    <w:rsid w:val="00EA2D78"/>
    <w:rsid w:val="00EA3D3B"/>
    <w:rsid w:val="00EA453B"/>
    <w:rsid w:val="00EA4BB9"/>
    <w:rsid w:val="00EA77C5"/>
    <w:rsid w:val="00EB2501"/>
    <w:rsid w:val="00EB4F44"/>
    <w:rsid w:val="00EB5853"/>
    <w:rsid w:val="00EB5D73"/>
    <w:rsid w:val="00EB5E4A"/>
    <w:rsid w:val="00EB7266"/>
    <w:rsid w:val="00EC185C"/>
    <w:rsid w:val="00EC1E62"/>
    <w:rsid w:val="00EC397C"/>
    <w:rsid w:val="00EC592D"/>
    <w:rsid w:val="00EC643A"/>
    <w:rsid w:val="00EC6F4B"/>
    <w:rsid w:val="00EC775E"/>
    <w:rsid w:val="00ED0750"/>
    <w:rsid w:val="00ED281E"/>
    <w:rsid w:val="00ED37AE"/>
    <w:rsid w:val="00ED51CC"/>
    <w:rsid w:val="00ED56FD"/>
    <w:rsid w:val="00ED5E26"/>
    <w:rsid w:val="00ED6948"/>
    <w:rsid w:val="00ED6C95"/>
    <w:rsid w:val="00EE0A6C"/>
    <w:rsid w:val="00EE19A0"/>
    <w:rsid w:val="00EE209C"/>
    <w:rsid w:val="00EE31B0"/>
    <w:rsid w:val="00EE3CFB"/>
    <w:rsid w:val="00EE546F"/>
    <w:rsid w:val="00EE6558"/>
    <w:rsid w:val="00EE7912"/>
    <w:rsid w:val="00EE798C"/>
    <w:rsid w:val="00EE7AE0"/>
    <w:rsid w:val="00EF13B0"/>
    <w:rsid w:val="00EF300E"/>
    <w:rsid w:val="00EF40AB"/>
    <w:rsid w:val="00EF4DC6"/>
    <w:rsid w:val="00EF534E"/>
    <w:rsid w:val="00EF62FA"/>
    <w:rsid w:val="00EF7558"/>
    <w:rsid w:val="00EF7B4F"/>
    <w:rsid w:val="00F02543"/>
    <w:rsid w:val="00F0318B"/>
    <w:rsid w:val="00F037C4"/>
    <w:rsid w:val="00F100F9"/>
    <w:rsid w:val="00F10B6F"/>
    <w:rsid w:val="00F10CC2"/>
    <w:rsid w:val="00F10E30"/>
    <w:rsid w:val="00F1226A"/>
    <w:rsid w:val="00F13BF4"/>
    <w:rsid w:val="00F148B5"/>
    <w:rsid w:val="00F17107"/>
    <w:rsid w:val="00F17355"/>
    <w:rsid w:val="00F1736E"/>
    <w:rsid w:val="00F17D63"/>
    <w:rsid w:val="00F21AA7"/>
    <w:rsid w:val="00F24B06"/>
    <w:rsid w:val="00F24D28"/>
    <w:rsid w:val="00F25D02"/>
    <w:rsid w:val="00F275F0"/>
    <w:rsid w:val="00F27AD2"/>
    <w:rsid w:val="00F30075"/>
    <w:rsid w:val="00F31313"/>
    <w:rsid w:val="00F3305D"/>
    <w:rsid w:val="00F34B25"/>
    <w:rsid w:val="00F34C80"/>
    <w:rsid w:val="00F362CB"/>
    <w:rsid w:val="00F3755F"/>
    <w:rsid w:val="00F40BB4"/>
    <w:rsid w:val="00F42A41"/>
    <w:rsid w:val="00F42A9F"/>
    <w:rsid w:val="00F42F2E"/>
    <w:rsid w:val="00F43B76"/>
    <w:rsid w:val="00F442A0"/>
    <w:rsid w:val="00F443D8"/>
    <w:rsid w:val="00F44BC1"/>
    <w:rsid w:val="00F45A2C"/>
    <w:rsid w:val="00F4629A"/>
    <w:rsid w:val="00F474DF"/>
    <w:rsid w:val="00F475EF"/>
    <w:rsid w:val="00F47E95"/>
    <w:rsid w:val="00F50374"/>
    <w:rsid w:val="00F5062D"/>
    <w:rsid w:val="00F506B5"/>
    <w:rsid w:val="00F50752"/>
    <w:rsid w:val="00F511CA"/>
    <w:rsid w:val="00F52414"/>
    <w:rsid w:val="00F52F14"/>
    <w:rsid w:val="00F610BE"/>
    <w:rsid w:val="00F61C45"/>
    <w:rsid w:val="00F62FF6"/>
    <w:rsid w:val="00F64082"/>
    <w:rsid w:val="00F65C53"/>
    <w:rsid w:val="00F662D2"/>
    <w:rsid w:val="00F70545"/>
    <w:rsid w:val="00F70A14"/>
    <w:rsid w:val="00F70C2C"/>
    <w:rsid w:val="00F716F2"/>
    <w:rsid w:val="00F719CB"/>
    <w:rsid w:val="00F726DF"/>
    <w:rsid w:val="00F7298D"/>
    <w:rsid w:val="00F72E3E"/>
    <w:rsid w:val="00F73F16"/>
    <w:rsid w:val="00F74EAD"/>
    <w:rsid w:val="00F75DB9"/>
    <w:rsid w:val="00F77FC1"/>
    <w:rsid w:val="00F80434"/>
    <w:rsid w:val="00F81E6A"/>
    <w:rsid w:val="00F83980"/>
    <w:rsid w:val="00F83B73"/>
    <w:rsid w:val="00F87497"/>
    <w:rsid w:val="00F875AB"/>
    <w:rsid w:val="00F87925"/>
    <w:rsid w:val="00F91145"/>
    <w:rsid w:val="00F918F5"/>
    <w:rsid w:val="00F92525"/>
    <w:rsid w:val="00F93AB1"/>
    <w:rsid w:val="00F93EB3"/>
    <w:rsid w:val="00F94359"/>
    <w:rsid w:val="00F94CFE"/>
    <w:rsid w:val="00F95383"/>
    <w:rsid w:val="00F95AAD"/>
    <w:rsid w:val="00F96B3A"/>
    <w:rsid w:val="00F96C94"/>
    <w:rsid w:val="00F974FE"/>
    <w:rsid w:val="00FA2047"/>
    <w:rsid w:val="00FA2923"/>
    <w:rsid w:val="00FA3276"/>
    <w:rsid w:val="00FA59EA"/>
    <w:rsid w:val="00FA7F32"/>
    <w:rsid w:val="00FB02AC"/>
    <w:rsid w:val="00FB035A"/>
    <w:rsid w:val="00FB06CE"/>
    <w:rsid w:val="00FB1F54"/>
    <w:rsid w:val="00FB3574"/>
    <w:rsid w:val="00FB49EA"/>
    <w:rsid w:val="00FB5100"/>
    <w:rsid w:val="00FB65B9"/>
    <w:rsid w:val="00FC0666"/>
    <w:rsid w:val="00FC247C"/>
    <w:rsid w:val="00FC3097"/>
    <w:rsid w:val="00FC31BD"/>
    <w:rsid w:val="00FC3731"/>
    <w:rsid w:val="00FC38E5"/>
    <w:rsid w:val="00FC6397"/>
    <w:rsid w:val="00FC66C0"/>
    <w:rsid w:val="00FC761C"/>
    <w:rsid w:val="00FD038B"/>
    <w:rsid w:val="00FD28A3"/>
    <w:rsid w:val="00FD464B"/>
    <w:rsid w:val="00FD636B"/>
    <w:rsid w:val="00FD7003"/>
    <w:rsid w:val="00FD7A61"/>
    <w:rsid w:val="00FD7BA0"/>
    <w:rsid w:val="00FD7C44"/>
    <w:rsid w:val="00FE0A0C"/>
    <w:rsid w:val="00FE16FC"/>
    <w:rsid w:val="00FE1ABF"/>
    <w:rsid w:val="00FE2AE7"/>
    <w:rsid w:val="00FE30E2"/>
    <w:rsid w:val="00FE3632"/>
    <w:rsid w:val="00FE3BEA"/>
    <w:rsid w:val="00FF0181"/>
    <w:rsid w:val="00FF0686"/>
    <w:rsid w:val="00FF08AD"/>
    <w:rsid w:val="00FF12DF"/>
    <w:rsid w:val="00FF14EF"/>
    <w:rsid w:val="00FF17FE"/>
    <w:rsid w:val="00FF1F53"/>
    <w:rsid w:val="00FF3BDF"/>
    <w:rsid w:val="00FF3C1F"/>
    <w:rsid w:val="00FF5A88"/>
    <w:rsid w:val="00FF6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70150"/>
  <w15:chartTrackingRefBased/>
  <w15:docId w15:val="{1CD2F5C6-6A08-4285-B7C2-A50C66ED7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lang w:val="ru-RU" w:eastAsia="en-US" w:bidi="he-IL"/>
      </w:rPr>
    </w:rPrDefault>
    <w:pPrDefault>
      <w:pPr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5EA8"/>
    <w:pPr>
      <w:spacing w:line="259" w:lineRule="auto"/>
      <w:ind w:firstLine="284"/>
      <w:jc w:val="left"/>
    </w:pPr>
    <w:rPr>
      <w:rFonts w:asciiTheme="minorHAnsi" w:hAnsiTheme="minorHAnsi" w:cstheme="minorBidi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rsid w:val="00521ED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14F85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C7153"/>
    <w:pPr>
      <w:keepNext/>
      <w:keepLines/>
      <w:spacing w:before="240" w:after="120" w:line="240" w:lineRule="auto"/>
      <w:ind w:firstLine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ubtle Reference"/>
    <w:aliases w:val="Ссылка в тексте"/>
    <w:basedOn w:val="a0"/>
    <w:uiPriority w:val="31"/>
    <w:qFormat/>
    <w:rsid w:val="006C6DFD"/>
    <w:rPr>
      <w:smallCaps/>
      <w:color w:val="5A5A5A" w:themeColor="text1" w:themeTint="A5"/>
    </w:rPr>
  </w:style>
  <w:style w:type="character" w:styleId="a4">
    <w:name w:val="Emphasis"/>
    <w:basedOn w:val="a0"/>
    <w:uiPriority w:val="20"/>
    <w:qFormat/>
    <w:rsid w:val="006C6DFD"/>
    <w:rPr>
      <w:i/>
      <w:iCs/>
    </w:rPr>
  </w:style>
  <w:style w:type="character" w:styleId="a5">
    <w:name w:val="Subtle Emphasis"/>
    <w:basedOn w:val="a0"/>
    <w:uiPriority w:val="19"/>
    <w:qFormat/>
    <w:rsid w:val="006C6DFD"/>
    <w:rPr>
      <w:i/>
      <w:iCs/>
      <w:color w:val="404040" w:themeColor="text1" w:themeTint="BF"/>
    </w:rPr>
  </w:style>
  <w:style w:type="paragraph" w:styleId="a6">
    <w:name w:val="No Spacing"/>
    <w:aliases w:val="Разрядка"/>
    <w:uiPriority w:val="1"/>
    <w:qFormat/>
    <w:rsid w:val="006C6DFD"/>
    <w:pPr>
      <w:bidi/>
    </w:pPr>
    <w:rPr>
      <w:rFonts w:cs="Arial"/>
    </w:rPr>
  </w:style>
  <w:style w:type="paragraph" w:styleId="a7">
    <w:name w:val="Intense Quote"/>
    <w:basedOn w:val="a"/>
    <w:next w:val="a"/>
    <w:link w:val="a8"/>
    <w:uiPriority w:val="30"/>
    <w:qFormat/>
    <w:rsid w:val="006C6DFD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8">
    <w:name w:val="Выделенная цитата Знак"/>
    <w:basedOn w:val="a0"/>
    <w:link w:val="a7"/>
    <w:uiPriority w:val="30"/>
    <w:rsid w:val="006C6DFD"/>
    <w:rPr>
      <w:rFonts w:ascii="Calibri" w:eastAsia="Calibri" w:hAnsi="Calibri" w:cs="Arial"/>
      <w:i/>
      <w:iCs/>
      <w:color w:val="4472C4" w:themeColor="accent1"/>
    </w:rPr>
  </w:style>
  <w:style w:type="paragraph" w:customStyle="1" w:styleId="a9">
    <w:name w:val="Сноски"/>
    <w:basedOn w:val="a"/>
    <w:link w:val="aa"/>
    <w:qFormat/>
    <w:rsid w:val="006C6DFD"/>
    <w:pPr>
      <w:spacing w:line="240" w:lineRule="atLeast"/>
    </w:pPr>
  </w:style>
  <w:style w:type="character" w:customStyle="1" w:styleId="aa">
    <w:name w:val="Сноски Знак"/>
    <w:basedOn w:val="a0"/>
    <w:link w:val="a9"/>
    <w:rsid w:val="006C6DFD"/>
    <w:rPr>
      <w:rFonts w:ascii="Calibri" w:eastAsia="Calibri" w:hAnsi="Calibri" w:cs="Arial"/>
      <w:sz w:val="20"/>
    </w:rPr>
  </w:style>
  <w:style w:type="paragraph" w:styleId="ab">
    <w:name w:val="footnote text"/>
    <w:basedOn w:val="a"/>
    <w:link w:val="ac"/>
    <w:uiPriority w:val="99"/>
    <w:rsid w:val="00890282"/>
    <w:rPr>
      <w:sz w:val="20"/>
    </w:rPr>
  </w:style>
  <w:style w:type="character" w:customStyle="1" w:styleId="ac">
    <w:name w:val="Текст сноски Знак"/>
    <w:link w:val="ab"/>
    <w:uiPriority w:val="99"/>
    <w:rsid w:val="00890282"/>
    <w:rPr>
      <w:rFonts w:asciiTheme="minorHAnsi" w:hAnsiTheme="minorHAnsi" w:cstheme="minorBidi"/>
      <w:szCs w:val="22"/>
    </w:rPr>
  </w:style>
  <w:style w:type="paragraph" w:styleId="ad">
    <w:name w:val="header"/>
    <w:basedOn w:val="a"/>
    <w:link w:val="ae"/>
    <w:uiPriority w:val="99"/>
    <w:unhideWhenUsed/>
    <w:rsid w:val="006C6DFD"/>
    <w:pPr>
      <w:tabs>
        <w:tab w:val="center" w:pos="4153"/>
        <w:tab w:val="right" w:pos="8306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6C6DFD"/>
    <w:rPr>
      <w:rFonts w:ascii="Calibri" w:eastAsia="Calibri" w:hAnsi="Calibri" w:cs="Arial"/>
    </w:rPr>
  </w:style>
  <w:style w:type="paragraph" w:styleId="af">
    <w:name w:val="footer"/>
    <w:basedOn w:val="a"/>
    <w:link w:val="af0"/>
    <w:uiPriority w:val="99"/>
    <w:unhideWhenUsed/>
    <w:rsid w:val="006C6DFD"/>
    <w:pPr>
      <w:tabs>
        <w:tab w:val="center" w:pos="4153"/>
        <w:tab w:val="right" w:pos="8306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6C6DFD"/>
    <w:rPr>
      <w:rFonts w:ascii="Calibri" w:eastAsia="Calibri" w:hAnsi="Calibri" w:cs="Arial"/>
    </w:rPr>
  </w:style>
  <w:style w:type="character" w:styleId="af1">
    <w:name w:val="footnote reference"/>
    <w:uiPriority w:val="99"/>
    <w:semiHidden/>
    <w:unhideWhenUsed/>
    <w:rsid w:val="006C6DFD"/>
    <w:rPr>
      <w:vertAlign w:val="superscript"/>
    </w:rPr>
  </w:style>
  <w:style w:type="paragraph" w:styleId="af2">
    <w:name w:val="Balloon Text"/>
    <w:basedOn w:val="a"/>
    <w:link w:val="af3"/>
    <w:uiPriority w:val="99"/>
    <w:semiHidden/>
    <w:unhideWhenUsed/>
    <w:rsid w:val="006C6DFD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link w:val="af2"/>
    <w:uiPriority w:val="99"/>
    <w:semiHidden/>
    <w:rsid w:val="006C6DFD"/>
    <w:rPr>
      <w:rFonts w:ascii="Segoe UI" w:eastAsia="Calibri" w:hAnsi="Segoe UI" w:cs="Segoe UI"/>
      <w:sz w:val="18"/>
      <w:szCs w:val="18"/>
    </w:rPr>
  </w:style>
  <w:style w:type="paragraph" w:styleId="af4">
    <w:name w:val="List Paragraph"/>
    <w:basedOn w:val="a"/>
    <w:uiPriority w:val="34"/>
    <w:qFormat/>
    <w:rsid w:val="006C6DFD"/>
    <w:pPr>
      <w:ind w:left="720"/>
      <w:contextualSpacing/>
    </w:pPr>
  </w:style>
  <w:style w:type="paragraph" w:customStyle="1" w:styleId="af5">
    <w:name w:val="Выделение в тексте"/>
    <w:basedOn w:val="a"/>
    <w:link w:val="af6"/>
    <w:qFormat/>
    <w:rsid w:val="007C6384"/>
    <w:pPr>
      <w:pBdr>
        <w:top w:val="nil"/>
        <w:left w:val="nil"/>
        <w:bottom w:val="nil"/>
        <w:right w:val="nil"/>
        <w:between w:val="nil"/>
      </w:pBdr>
      <w:spacing w:after="200" w:line="276" w:lineRule="auto"/>
    </w:pPr>
    <w:rPr>
      <w:spacing w:val="20"/>
      <w:sz w:val="20"/>
    </w:rPr>
  </w:style>
  <w:style w:type="character" w:customStyle="1" w:styleId="af6">
    <w:name w:val="Выделение в тексте Знак"/>
    <w:basedOn w:val="a0"/>
    <w:link w:val="af5"/>
    <w:rsid w:val="007C6384"/>
    <w:rPr>
      <w:spacing w:val="20"/>
    </w:rPr>
  </w:style>
  <w:style w:type="paragraph" w:styleId="af7">
    <w:name w:val="annotation text"/>
    <w:basedOn w:val="a"/>
    <w:link w:val="af8"/>
    <w:uiPriority w:val="99"/>
    <w:unhideWhenUsed/>
    <w:qFormat/>
    <w:rsid w:val="00892C4D"/>
    <w:pPr>
      <w:spacing w:after="40" w:line="240" w:lineRule="auto"/>
    </w:pPr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rsid w:val="00892C4D"/>
    <w:rPr>
      <w:rFonts w:asciiTheme="minorHAnsi" w:hAnsiTheme="minorHAnsi" w:cstheme="minorBidi"/>
    </w:rPr>
  </w:style>
  <w:style w:type="character" w:customStyle="1" w:styleId="20">
    <w:name w:val="Заголовок 2 Знак"/>
    <w:basedOn w:val="a0"/>
    <w:link w:val="2"/>
    <w:uiPriority w:val="9"/>
    <w:rsid w:val="00614F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0C715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521E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9">
    <w:name w:val="Revision"/>
    <w:hidden/>
    <w:uiPriority w:val="99"/>
    <w:semiHidden/>
    <w:rsid w:val="00D87EE7"/>
    <w:pPr>
      <w:jc w:val="left"/>
    </w:pPr>
    <w:rPr>
      <w:rFonts w:asciiTheme="minorHAnsi" w:hAnsiTheme="minorHAnsi" w:cstheme="minorBidi"/>
      <w:sz w:val="24"/>
      <w:szCs w:val="22"/>
    </w:rPr>
  </w:style>
  <w:style w:type="character" w:styleId="afa">
    <w:name w:val="annotation reference"/>
    <w:basedOn w:val="a0"/>
    <w:uiPriority w:val="99"/>
    <w:semiHidden/>
    <w:unhideWhenUsed/>
    <w:rsid w:val="00636048"/>
    <w:rPr>
      <w:sz w:val="16"/>
      <w:szCs w:val="16"/>
    </w:rPr>
  </w:style>
  <w:style w:type="paragraph" w:styleId="afb">
    <w:name w:val="annotation subject"/>
    <w:basedOn w:val="af7"/>
    <w:next w:val="af7"/>
    <w:link w:val="afc"/>
    <w:uiPriority w:val="99"/>
    <w:semiHidden/>
    <w:unhideWhenUsed/>
    <w:rsid w:val="00636048"/>
    <w:pPr>
      <w:spacing w:after="0"/>
    </w:pPr>
    <w:rPr>
      <w:b/>
      <w:bCs/>
    </w:rPr>
  </w:style>
  <w:style w:type="character" w:customStyle="1" w:styleId="afc">
    <w:name w:val="Тема примечания Знак"/>
    <w:basedOn w:val="af8"/>
    <w:link w:val="afb"/>
    <w:uiPriority w:val="99"/>
    <w:semiHidden/>
    <w:rsid w:val="00636048"/>
    <w:rPr>
      <w:rFonts w:asciiTheme="minorHAnsi" w:hAnsiTheme="minorHAnsi" w:cstheme="minorBid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microsoft.com/office/2018/08/relationships/commentsExtensible" Target="commentsExtensible.xml"/><Relationship Id="rId4" Type="http://schemas.openxmlformats.org/officeDocument/2006/relationships/footnotes" Target="footnote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4914</Words>
  <Characters>28015</Characters>
  <Application>Microsoft Office Word</Application>
  <DocSecurity>0</DocSecurity>
  <Lines>233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ChaimFiltzer חיים פילצר</dc:creator>
  <cp:keywords/>
  <dc:description/>
  <cp:lastModifiedBy>davidbrejman616@gmail.com</cp:lastModifiedBy>
  <cp:revision>2</cp:revision>
  <dcterms:created xsi:type="dcterms:W3CDTF">2025-05-27T21:16:00Z</dcterms:created>
  <dcterms:modified xsi:type="dcterms:W3CDTF">2025-05-27T21:16:00Z</dcterms:modified>
</cp:coreProperties>
</file>